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12C757A6" w:rsidR="0095013F" w:rsidRDefault="0095013F">
      <w:pPr>
        <w:pBdr>
          <w:top w:val="nil"/>
          <w:left w:val="nil"/>
          <w:bottom w:val="nil"/>
          <w:right w:val="nil"/>
          <w:between w:val="nil"/>
        </w:pBdr>
        <w:spacing w:line="240" w:lineRule="auto"/>
        <w:jc w:val="both"/>
        <w:rPr>
          <w:b/>
          <w:color w:val="000000"/>
        </w:rPr>
      </w:pPr>
    </w:p>
    <w:p w14:paraId="00000002" w14:textId="77777777" w:rsidR="0095013F" w:rsidRDefault="0095013F"/>
    <w:tbl>
      <w:tblPr>
        <w:tblStyle w:val="aff0"/>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95013F" w14:paraId="0DE99AD6" w14:textId="77777777">
        <w:trPr>
          <w:trHeight w:val="340"/>
        </w:trPr>
        <w:tc>
          <w:tcPr>
            <w:tcW w:w="3066" w:type="dxa"/>
            <w:shd w:val="clear" w:color="auto" w:fill="8DB3E2"/>
            <w:vAlign w:val="center"/>
          </w:tcPr>
          <w:p w14:paraId="00000003" w14:textId="77777777" w:rsidR="0095013F" w:rsidRDefault="001C5456">
            <w:r>
              <w:t>PROGRAMA DE FORMACIÓN</w:t>
            </w:r>
          </w:p>
        </w:tc>
        <w:tc>
          <w:tcPr>
            <w:tcW w:w="10356" w:type="dxa"/>
            <w:vAlign w:val="center"/>
          </w:tcPr>
          <w:p w14:paraId="00000004" w14:textId="77777777" w:rsidR="0095013F" w:rsidRDefault="001C5456">
            <w:pPr>
              <w:rPr>
                <w:color w:val="E36C09"/>
              </w:rPr>
            </w:pPr>
            <w:r>
              <w:t>Tecnólogo en implementación y gestión de bases de datos</w:t>
            </w:r>
          </w:p>
        </w:tc>
      </w:tr>
    </w:tbl>
    <w:p w14:paraId="00000005" w14:textId="77777777" w:rsidR="0095013F" w:rsidRDefault="0095013F"/>
    <w:tbl>
      <w:tblPr>
        <w:tblStyle w:val="aff1"/>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231"/>
      </w:tblGrid>
      <w:tr w:rsidR="0095013F" w14:paraId="55E5C5FB" w14:textId="77777777">
        <w:trPr>
          <w:trHeight w:val="340"/>
        </w:trPr>
        <w:tc>
          <w:tcPr>
            <w:tcW w:w="1830" w:type="dxa"/>
            <w:shd w:val="clear" w:color="auto" w:fill="8DB3E2"/>
            <w:vAlign w:val="center"/>
          </w:tcPr>
          <w:p w14:paraId="00000006" w14:textId="77777777" w:rsidR="0095013F" w:rsidRDefault="001C5456">
            <w:r>
              <w:t>COMPETENCIA</w:t>
            </w:r>
          </w:p>
        </w:tc>
        <w:tc>
          <w:tcPr>
            <w:tcW w:w="2501" w:type="dxa"/>
            <w:vAlign w:val="center"/>
          </w:tcPr>
          <w:p w14:paraId="00000007" w14:textId="57327386" w:rsidR="0095013F" w:rsidRDefault="001C5456">
            <w:pPr>
              <w:rPr>
                <w:u w:val="single"/>
              </w:rPr>
            </w:pPr>
            <w:r>
              <w:t xml:space="preserve">220501099 - Probar la solución del </w:t>
            </w:r>
            <w:r w:rsidR="002C1226" w:rsidRPr="002C1226">
              <w:rPr>
                <w:i/>
                <w:iCs/>
              </w:rPr>
              <w:t>software</w:t>
            </w:r>
            <w:r w:rsidRPr="00612C6D">
              <w:rPr>
                <w:i/>
              </w:rPr>
              <w:t xml:space="preserve"> </w:t>
            </w:r>
            <w:r>
              <w:t>de acuerdo con parámetros técnicos y modelos de referencia.</w:t>
            </w:r>
          </w:p>
        </w:tc>
        <w:tc>
          <w:tcPr>
            <w:tcW w:w="1860" w:type="dxa"/>
            <w:shd w:val="clear" w:color="auto" w:fill="8DB3E2"/>
            <w:vAlign w:val="center"/>
          </w:tcPr>
          <w:p w14:paraId="00000008" w14:textId="77777777" w:rsidR="0095013F" w:rsidRDefault="001C5456">
            <w:r>
              <w:t>RESULTADOS DE APRENDIZAJE</w:t>
            </w:r>
          </w:p>
        </w:tc>
        <w:tc>
          <w:tcPr>
            <w:tcW w:w="7231" w:type="dxa"/>
            <w:vAlign w:val="center"/>
          </w:tcPr>
          <w:p w14:paraId="00000009" w14:textId="6DA0FD2C" w:rsidR="0095013F" w:rsidRDefault="001C5456">
            <w:pPr>
              <w:ind w:left="66"/>
            </w:pPr>
            <w:r>
              <w:t>220501099 -01</w:t>
            </w:r>
            <w:r w:rsidR="008315F3">
              <w:t>-</w:t>
            </w:r>
            <w:r>
              <w:t xml:space="preserve"> Planificar pruebas de servicios de bases de datos de acuerdo a parámetros técnicos y modelos de referencia.</w:t>
            </w:r>
          </w:p>
          <w:p w14:paraId="0000000A" w14:textId="77777777" w:rsidR="0095013F" w:rsidRDefault="001C5456">
            <w:pPr>
              <w:ind w:left="66"/>
            </w:pPr>
            <w:r>
              <w:t>220501099 -02 Ejecutar pruebas a los servicios de bases de datos para verificar su funcionalidad.</w:t>
            </w:r>
          </w:p>
        </w:tc>
      </w:tr>
    </w:tbl>
    <w:p w14:paraId="0000000B" w14:textId="77777777" w:rsidR="0095013F" w:rsidRDefault="0095013F"/>
    <w:tbl>
      <w:tblPr>
        <w:tblStyle w:val="aff2"/>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10166"/>
      </w:tblGrid>
      <w:tr w:rsidR="0095013F" w14:paraId="6AE9030A" w14:textId="77777777">
        <w:trPr>
          <w:trHeight w:val="340"/>
        </w:trPr>
        <w:tc>
          <w:tcPr>
            <w:tcW w:w="3256" w:type="dxa"/>
            <w:shd w:val="clear" w:color="auto" w:fill="8DB3E2"/>
            <w:vAlign w:val="center"/>
          </w:tcPr>
          <w:p w14:paraId="0000000C" w14:textId="77777777" w:rsidR="0095013F" w:rsidRDefault="001C5456">
            <w:r>
              <w:t>NÚMERO DEL COMPONENTE FORMATIVO</w:t>
            </w:r>
          </w:p>
        </w:tc>
        <w:tc>
          <w:tcPr>
            <w:tcW w:w="10166" w:type="dxa"/>
            <w:vAlign w:val="center"/>
          </w:tcPr>
          <w:p w14:paraId="0000000D" w14:textId="77777777" w:rsidR="0095013F" w:rsidRDefault="001C5456">
            <w:pPr>
              <w:rPr>
                <w:color w:val="E36C09"/>
              </w:rPr>
            </w:pPr>
            <w:r>
              <w:t>CF20</w:t>
            </w:r>
          </w:p>
        </w:tc>
      </w:tr>
      <w:tr w:rsidR="0095013F" w14:paraId="0826787E" w14:textId="77777777">
        <w:trPr>
          <w:trHeight w:val="340"/>
        </w:trPr>
        <w:tc>
          <w:tcPr>
            <w:tcW w:w="3256" w:type="dxa"/>
            <w:shd w:val="clear" w:color="auto" w:fill="8DB3E2"/>
            <w:vAlign w:val="center"/>
          </w:tcPr>
          <w:p w14:paraId="0000000E" w14:textId="77777777" w:rsidR="0095013F" w:rsidRDefault="001C5456">
            <w:r>
              <w:t>NOMBRE DEL COMPONENTE FORMATIVO</w:t>
            </w:r>
          </w:p>
        </w:tc>
        <w:tc>
          <w:tcPr>
            <w:tcW w:w="10166" w:type="dxa"/>
            <w:vAlign w:val="center"/>
          </w:tcPr>
          <w:p w14:paraId="0000000F" w14:textId="77777777" w:rsidR="0095013F" w:rsidRDefault="001C5456">
            <w:r>
              <w:t>Diseño y ejecución de pruebas</w:t>
            </w:r>
          </w:p>
        </w:tc>
      </w:tr>
      <w:tr w:rsidR="0095013F" w14:paraId="46E935F1" w14:textId="77777777">
        <w:trPr>
          <w:trHeight w:val="340"/>
        </w:trPr>
        <w:tc>
          <w:tcPr>
            <w:tcW w:w="3256" w:type="dxa"/>
            <w:shd w:val="clear" w:color="auto" w:fill="8DB3E2"/>
            <w:vAlign w:val="center"/>
          </w:tcPr>
          <w:p w14:paraId="00000010" w14:textId="77777777" w:rsidR="0095013F" w:rsidRDefault="001C5456">
            <w:r>
              <w:t>BREVE DESCRIPCIÓN</w:t>
            </w:r>
          </w:p>
        </w:tc>
        <w:tc>
          <w:tcPr>
            <w:tcW w:w="10166" w:type="dxa"/>
            <w:vAlign w:val="center"/>
          </w:tcPr>
          <w:p w14:paraId="00000011" w14:textId="070A1FA4" w:rsidR="0095013F" w:rsidRDefault="001C5456">
            <w:pPr>
              <w:jc w:val="both"/>
            </w:pPr>
            <w:r>
              <w:t>El componente aborda el concepto de pruebas de forma general, el tipo de prueba que se pueden realizar a las bases de datos, qué herramientas tecnológicas existen en la actualidad que permiten realizar dichas pruebas. Además, se construye un plan de pruebas que a su vez contiene diferentes casos de prueba diseñados para su respectiva ejecución, logrando una documentación mediante ciertos estándares descritos.</w:t>
            </w:r>
          </w:p>
          <w:p w14:paraId="00000012" w14:textId="77777777" w:rsidR="0095013F" w:rsidRDefault="0095013F">
            <w:pPr>
              <w:jc w:val="both"/>
            </w:pPr>
          </w:p>
        </w:tc>
      </w:tr>
      <w:tr w:rsidR="0095013F" w14:paraId="7BC732EB" w14:textId="77777777">
        <w:trPr>
          <w:trHeight w:val="340"/>
        </w:trPr>
        <w:tc>
          <w:tcPr>
            <w:tcW w:w="3256" w:type="dxa"/>
            <w:shd w:val="clear" w:color="auto" w:fill="8DB3E2"/>
            <w:vAlign w:val="center"/>
          </w:tcPr>
          <w:p w14:paraId="00000013" w14:textId="77777777" w:rsidR="0095013F" w:rsidRDefault="001C5456">
            <w:r>
              <w:t>PALABRAS CLAVE</w:t>
            </w:r>
          </w:p>
        </w:tc>
        <w:tc>
          <w:tcPr>
            <w:tcW w:w="10166" w:type="dxa"/>
            <w:vAlign w:val="center"/>
          </w:tcPr>
          <w:p w14:paraId="00000014" w14:textId="77777777" w:rsidR="0095013F" w:rsidRDefault="001C5456">
            <w:r>
              <w:t xml:space="preserve">Pruebas funcionales, plan de pruebas, TDD, modelos, </w:t>
            </w:r>
            <w:r w:rsidRPr="00612C6D">
              <w:rPr>
                <w:i/>
              </w:rPr>
              <w:t>script</w:t>
            </w:r>
            <w:r>
              <w:t>, entornos</w:t>
            </w:r>
          </w:p>
        </w:tc>
      </w:tr>
      <w:tr w:rsidR="0095013F" w14:paraId="23F94F71" w14:textId="77777777">
        <w:trPr>
          <w:trHeight w:val="340"/>
        </w:trPr>
        <w:tc>
          <w:tcPr>
            <w:tcW w:w="3256" w:type="dxa"/>
            <w:shd w:val="clear" w:color="auto" w:fill="8DB3E2"/>
            <w:vAlign w:val="center"/>
          </w:tcPr>
          <w:p w14:paraId="00000015" w14:textId="77777777" w:rsidR="0095013F" w:rsidRDefault="001C5456">
            <w:r>
              <w:t>ÁREA OCUPACIONAL</w:t>
            </w:r>
          </w:p>
        </w:tc>
        <w:tc>
          <w:tcPr>
            <w:tcW w:w="10166" w:type="dxa"/>
            <w:vAlign w:val="center"/>
          </w:tcPr>
          <w:p w14:paraId="00000017" w14:textId="017E6D20" w:rsidR="0095013F" w:rsidRDefault="001C5456" w:rsidP="00BF6BAC">
            <w:r>
              <w:t>Ciencias naturales, aplicadas y relacionadas</w:t>
            </w:r>
            <w:r w:rsidR="00612C6D">
              <w:t>.</w:t>
            </w:r>
          </w:p>
        </w:tc>
      </w:tr>
      <w:tr w:rsidR="0095013F" w14:paraId="2E697573" w14:textId="77777777">
        <w:trPr>
          <w:trHeight w:val="465"/>
        </w:trPr>
        <w:tc>
          <w:tcPr>
            <w:tcW w:w="3256" w:type="dxa"/>
            <w:shd w:val="clear" w:color="auto" w:fill="8DB3E2"/>
            <w:vAlign w:val="center"/>
          </w:tcPr>
          <w:p w14:paraId="00000018" w14:textId="77777777" w:rsidR="0095013F" w:rsidRDefault="001C5456">
            <w:r>
              <w:t>IDIOMA</w:t>
            </w:r>
          </w:p>
        </w:tc>
        <w:tc>
          <w:tcPr>
            <w:tcW w:w="10166" w:type="dxa"/>
            <w:vAlign w:val="center"/>
          </w:tcPr>
          <w:p w14:paraId="00000019" w14:textId="77777777" w:rsidR="0095013F" w:rsidRDefault="001C5456">
            <w:r>
              <w:t>Español</w:t>
            </w:r>
          </w:p>
        </w:tc>
      </w:tr>
    </w:tbl>
    <w:p w14:paraId="0000001A" w14:textId="77777777" w:rsidR="0095013F" w:rsidRDefault="0095013F"/>
    <w:p w14:paraId="0000001B" w14:textId="2536E17D" w:rsidR="0095013F" w:rsidRPr="008315F3" w:rsidRDefault="001C5456">
      <w:pPr>
        <w:pStyle w:val="Ttulo1"/>
        <w:rPr>
          <w:b/>
          <w:bCs/>
          <w:color w:val="7F7F7F"/>
        </w:rPr>
      </w:pPr>
      <w:r w:rsidRPr="008315F3">
        <w:rPr>
          <w:b/>
          <w:bCs/>
          <w:sz w:val="22"/>
          <w:szCs w:val="22"/>
        </w:rPr>
        <w:lastRenderedPageBreak/>
        <w:t>Tabla de contenidos</w:t>
      </w:r>
    </w:p>
    <w:p w14:paraId="0000001C" w14:textId="77777777" w:rsidR="0095013F" w:rsidRDefault="001C5456">
      <w:pPr>
        <w:spacing w:after="120" w:line="240" w:lineRule="auto"/>
        <w:rPr>
          <w:b/>
        </w:rPr>
      </w:pPr>
      <w:bookmarkStart w:id="0" w:name="_heading=h.gjdgxs" w:colFirst="0" w:colLast="0"/>
      <w:bookmarkEnd w:id="0"/>
      <w:r>
        <w:rPr>
          <w:b/>
        </w:rPr>
        <w:t>Introducción</w:t>
      </w:r>
    </w:p>
    <w:p w14:paraId="0000001D" w14:textId="77777777" w:rsidR="0095013F" w:rsidRPr="00612C6D" w:rsidRDefault="001C5456">
      <w:pPr>
        <w:spacing w:line="240" w:lineRule="auto"/>
        <w:rPr>
          <w:b/>
          <w:color w:val="000000"/>
        </w:rPr>
      </w:pPr>
      <w:r w:rsidRPr="00612C6D">
        <w:rPr>
          <w:b/>
          <w:color w:val="000000"/>
        </w:rPr>
        <w:t>1.</w:t>
      </w:r>
      <w:r>
        <w:rPr>
          <w:color w:val="000000"/>
        </w:rPr>
        <w:t xml:space="preserve"> </w:t>
      </w:r>
      <w:r w:rsidRPr="00612C6D">
        <w:rPr>
          <w:b/>
          <w:color w:val="000000"/>
        </w:rPr>
        <w:t>Pruebas</w:t>
      </w:r>
    </w:p>
    <w:p w14:paraId="0000001E" w14:textId="77777777" w:rsidR="0095013F" w:rsidRPr="00612C6D" w:rsidRDefault="001C5456">
      <w:pPr>
        <w:spacing w:line="240" w:lineRule="auto"/>
        <w:rPr>
          <w:b/>
          <w:color w:val="000000"/>
        </w:rPr>
      </w:pPr>
      <w:r w:rsidRPr="00612C6D">
        <w:rPr>
          <w:b/>
          <w:color w:val="000000"/>
        </w:rPr>
        <w:t xml:space="preserve">2. Herramientas de prueba </w:t>
      </w:r>
    </w:p>
    <w:p w14:paraId="0000001F" w14:textId="45754C08" w:rsidR="0095013F" w:rsidRPr="00612C6D" w:rsidRDefault="001C5456">
      <w:pPr>
        <w:spacing w:line="240" w:lineRule="auto"/>
        <w:rPr>
          <w:b/>
          <w:color w:val="000000"/>
        </w:rPr>
      </w:pPr>
      <w:r w:rsidRPr="00612C6D">
        <w:rPr>
          <w:b/>
          <w:color w:val="000000"/>
        </w:rPr>
        <w:t>3. Modelos de referencia para pruebas</w:t>
      </w:r>
    </w:p>
    <w:p w14:paraId="00000020" w14:textId="3FF29DA8" w:rsidR="0095013F" w:rsidRPr="00612C6D" w:rsidRDefault="001C5456">
      <w:pPr>
        <w:spacing w:line="240" w:lineRule="auto"/>
        <w:rPr>
          <w:b/>
          <w:color w:val="000000"/>
        </w:rPr>
      </w:pPr>
      <w:r w:rsidRPr="00612C6D">
        <w:rPr>
          <w:b/>
          <w:color w:val="000000"/>
        </w:rPr>
        <w:t xml:space="preserve">4. Casos de prueba </w:t>
      </w:r>
    </w:p>
    <w:p w14:paraId="00000021" w14:textId="77777777" w:rsidR="0095013F" w:rsidRPr="00612C6D" w:rsidRDefault="001C5456">
      <w:pPr>
        <w:spacing w:line="240" w:lineRule="auto"/>
        <w:rPr>
          <w:b/>
          <w:color w:val="000000"/>
        </w:rPr>
      </w:pPr>
      <w:r w:rsidRPr="00612C6D">
        <w:rPr>
          <w:b/>
          <w:color w:val="000000"/>
        </w:rPr>
        <w:t xml:space="preserve">5. Plan de pruebas </w:t>
      </w:r>
    </w:p>
    <w:p w14:paraId="00000022" w14:textId="77777777" w:rsidR="0095013F" w:rsidRPr="00612C6D" w:rsidRDefault="001C5456">
      <w:pPr>
        <w:spacing w:line="240" w:lineRule="auto"/>
        <w:rPr>
          <w:b/>
          <w:color w:val="000000"/>
        </w:rPr>
      </w:pPr>
      <w:r w:rsidRPr="00612C6D">
        <w:rPr>
          <w:b/>
          <w:color w:val="000000"/>
        </w:rPr>
        <w:t xml:space="preserve">6. Ejecución de pruebas </w:t>
      </w:r>
    </w:p>
    <w:p w14:paraId="00000023" w14:textId="77777777" w:rsidR="0095013F" w:rsidRDefault="001C5456">
      <w:pPr>
        <w:spacing w:line="240" w:lineRule="auto"/>
        <w:ind w:left="567" w:hanging="283"/>
        <w:rPr>
          <w:color w:val="000000"/>
        </w:rPr>
      </w:pPr>
      <w:r>
        <w:rPr>
          <w:color w:val="000000"/>
        </w:rPr>
        <w:t xml:space="preserve">6.1. Creación entorno </w:t>
      </w:r>
    </w:p>
    <w:p w14:paraId="00000024" w14:textId="77777777" w:rsidR="0095013F" w:rsidRDefault="001C5456">
      <w:pPr>
        <w:spacing w:line="240" w:lineRule="auto"/>
        <w:ind w:left="567" w:hanging="283"/>
        <w:rPr>
          <w:color w:val="000000"/>
        </w:rPr>
      </w:pPr>
      <w:r>
        <w:rPr>
          <w:color w:val="000000"/>
        </w:rPr>
        <w:t xml:space="preserve">6.2. Desarrollo guiado por pruebas (TDD) </w:t>
      </w:r>
    </w:p>
    <w:p w14:paraId="00000025" w14:textId="77777777" w:rsidR="0095013F" w:rsidRDefault="001C5456">
      <w:pPr>
        <w:spacing w:line="240" w:lineRule="auto"/>
        <w:ind w:left="567" w:hanging="283"/>
        <w:rPr>
          <w:color w:val="000000"/>
        </w:rPr>
      </w:pPr>
      <w:r>
        <w:rPr>
          <w:color w:val="000000"/>
        </w:rPr>
        <w:t xml:space="preserve">6.3. Codificación de casos </w:t>
      </w:r>
    </w:p>
    <w:p w14:paraId="00000026" w14:textId="77777777" w:rsidR="0095013F" w:rsidRDefault="001C5456">
      <w:pPr>
        <w:spacing w:line="240" w:lineRule="auto"/>
        <w:ind w:left="567" w:hanging="283"/>
        <w:rPr>
          <w:color w:val="000000"/>
        </w:rPr>
      </w:pPr>
      <w:r>
        <w:rPr>
          <w:color w:val="000000"/>
        </w:rPr>
        <w:t>6.4. Documentación de pruebas</w:t>
      </w:r>
    </w:p>
    <w:p w14:paraId="00000027" w14:textId="77777777" w:rsidR="0095013F" w:rsidRDefault="0095013F">
      <w:pPr>
        <w:spacing w:line="240" w:lineRule="auto"/>
        <w:rPr>
          <w:b/>
        </w:rPr>
      </w:pPr>
    </w:p>
    <w:p w14:paraId="00000028" w14:textId="59970C33" w:rsidR="0095013F" w:rsidRDefault="001C5456">
      <w:pPr>
        <w:rPr>
          <w:b/>
        </w:rPr>
      </w:pPr>
      <w:r>
        <w:rPr>
          <w:b/>
        </w:rPr>
        <w:t>Introducción</w:t>
      </w:r>
    </w:p>
    <w:p w14:paraId="00000029" w14:textId="77777777" w:rsidR="0095013F" w:rsidRDefault="0095013F">
      <w:bookmarkStart w:id="1" w:name="_heading=h.30j0zll" w:colFirst="0" w:colLast="0"/>
      <w:bookmarkEnd w:id="1"/>
    </w:p>
    <w:tbl>
      <w:tblPr>
        <w:tblStyle w:val="aff3"/>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5013F" w14:paraId="1ECB76A0" w14:textId="77777777">
        <w:trPr>
          <w:trHeight w:val="444"/>
        </w:trPr>
        <w:tc>
          <w:tcPr>
            <w:tcW w:w="13422" w:type="dxa"/>
            <w:shd w:val="clear" w:color="auto" w:fill="8DB3E2"/>
          </w:tcPr>
          <w:p w14:paraId="0000002A" w14:textId="77777777" w:rsidR="0095013F" w:rsidRDefault="001C5456">
            <w:pPr>
              <w:pStyle w:val="Ttulo1"/>
              <w:jc w:val="center"/>
              <w:outlineLvl w:val="0"/>
              <w:rPr>
                <w:sz w:val="22"/>
                <w:szCs w:val="22"/>
              </w:rPr>
            </w:pPr>
            <w:r>
              <w:rPr>
                <w:sz w:val="22"/>
                <w:szCs w:val="22"/>
              </w:rPr>
              <w:t>Cuadro de texto</w:t>
            </w:r>
          </w:p>
        </w:tc>
      </w:tr>
      <w:tr w:rsidR="0095013F" w14:paraId="7E92944A" w14:textId="77777777">
        <w:tc>
          <w:tcPr>
            <w:tcW w:w="13422" w:type="dxa"/>
          </w:tcPr>
          <w:p w14:paraId="1E16C9C4" w14:textId="5257665C" w:rsidR="008315F3" w:rsidRDefault="008315F3">
            <w:pPr>
              <w:jc w:val="both"/>
            </w:pPr>
          </w:p>
          <w:p w14:paraId="4C9840DE" w14:textId="649B2FD3" w:rsidR="008315F3" w:rsidRPr="008315F3" w:rsidRDefault="008315F3" w:rsidP="008315F3">
            <w:pPr>
              <w:jc w:val="both"/>
              <w:rPr>
                <w:color w:val="000000" w:themeColor="text1"/>
              </w:rPr>
            </w:pPr>
            <w:r w:rsidRPr="008315F3">
              <w:rPr>
                <w:color w:val="000000" w:themeColor="text1"/>
              </w:rPr>
              <w:t xml:space="preserve">Estimado aprendiz, a través del presente componente formativo conocerá sobre las pruebas, herramientas </w:t>
            </w:r>
            <w:r>
              <w:rPr>
                <w:color w:val="000000" w:themeColor="text1"/>
              </w:rPr>
              <w:t>de las mismas</w:t>
            </w:r>
            <w:r w:rsidRPr="008315F3">
              <w:rPr>
                <w:color w:val="000000" w:themeColor="text1"/>
              </w:rPr>
              <w:t xml:space="preserve"> y modelos de referencia que le </w:t>
            </w:r>
            <w:r>
              <w:rPr>
                <w:color w:val="000000" w:themeColor="text1"/>
              </w:rPr>
              <w:t>aportan</w:t>
            </w:r>
            <w:r w:rsidRPr="008315F3">
              <w:rPr>
                <w:color w:val="000000" w:themeColor="text1"/>
              </w:rPr>
              <w:t xml:space="preserve"> al diseño y</w:t>
            </w:r>
            <w:r>
              <w:rPr>
                <w:color w:val="000000" w:themeColor="text1"/>
              </w:rPr>
              <w:t xml:space="preserve"> a</w:t>
            </w:r>
            <w:r w:rsidRPr="008315F3">
              <w:rPr>
                <w:color w:val="000000" w:themeColor="text1"/>
              </w:rPr>
              <w:t xml:space="preserve"> la construcción del plan de pruebas que se</w:t>
            </w:r>
            <w:r>
              <w:rPr>
                <w:color w:val="000000" w:themeColor="text1"/>
              </w:rPr>
              <w:t xml:space="preserve"> le aplica</w:t>
            </w:r>
            <w:r w:rsidRPr="008315F3">
              <w:rPr>
                <w:color w:val="000000" w:themeColor="text1"/>
              </w:rPr>
              <w:t xml:space="preserve"> a una base de datos mediante la implementación de herramientas tecnológicas definidas en los casos de </w:t>
            </w:r>
            <w:r>
              <w:rPr>
                <w:color w:val="000000" w:themeColor="text1"/>
              </w:rPr>
              <w:t>este tipo</w:t>
            </w:r>
            <w:r w:rsidRPr="008315F3">
              <w:rPr>
                <w:color w:val="000000" w:themeColor="text1"/>
              </w:rPr>
              <w:t xml:space="preserve">. </w:t>
            </w:r>
          </w:p>
          <w:p w14:paraId="07FD5367" w14:textId="77777777" w:rsidR="008315F3" w:rsidRPr="008315F3" w:rsidRDefault="008315F3" w:rsidP="008315F3">
            <w:pPr>
              <w:jc w:val="both"/>
              <w:rPr>
                <w:color w:val="000000" w:themeColor="text1"/>
              </w:rPr>
            </w:pPr>
          </w:p>
          <w:p w14:paraId="1C75463A" w14:textId="53EE3E4A" w:rsidR="008315F3" w:rsidRPr="008315F3" w:rsidRDefault="008315F3" w:rsidP="008315F3">
            <w:pPr>
              <w:jc w:val="both"/>
              <w:rPr>
                <w:color w:val="000000" w:themeColor="text1"/>
              </w:rPr>
            </w:pPr>
            <w:r>
              <w:rPr>
                <w:color w:val="000000" w:themeColor="text1"/>
              </w:rPr>
              <w:t>Lo invitamos a ver el siguiente video para</w:t>
            </w:r>
            <w:r w:rsidRPr="008315F3">
              <w:rPr>
                <w:color w:val="000000" w:themeColor="text1"/>
              </w:rPr>
              <w:t xml:space="preserve"> documentarse sobre cada una de las temáticas comprendidas.</w:t>
            </w:r>
          </w:p>
          <w:p w14:paraId="0000002C" w14:textId="5A13CE33" w:rsidR="008315F3" w:rsidRDefault="008315F3" w:rsidP="008315F3">
            <w:pPr>
              <w:jc w:val="both"/>
              <w:rPr>
                <w:color w:val="7F7F7F"/>
              </w:rPr>
            </w:pPr>
            <w:r w:rsidRPr="008315F3">
              <w:rPr>
                <w:color w:val="000000" w:themeColor="text1"/>
              </w:rPr>
              <w:t>¡Muchos éxitos en este proceso de aprendizaje!</w:t>
            </w:r>
          </w:p>
        </w:tc>
      </w:tr>
    </w:tbl>
    <w:p w14:paraId="0000002D" w14:textId="77777777" w:rsidR="0095013F" w:rsidRDefault="0095013F"/>
    <w:p w14:paraId="0000002E" w14:textId="77777777" w:rsidR="0095013F" w:rsidRDefault="0095013F">
      <w:pPr>
        <w:rPr>
          <w:b/>
        </w:rPr>
      </w:pPr>
    </w:p>
    <w:p w14:paraId="0000002F" w14:textId="77777777" w:rsidR="0095013F" w:rsidRDefault="0095013F">
      <w:pPr>
        <w:rPr>
          <w:b/>
        </w:rPr>
      </w:pPr>
    </w:p>
    <w:p w14:paraId="00000030" w14:textId="77777777" w:rsidR="0095013F" w:rsidRDefault="0095013F">
      <w:pPr>
        <w:rPr>
          <w:b/>
        </w:rPr>
      </w:pPr>
    </w:p>
    <w:p w14:paraId="00000031" w14:textId="77777777" w:rsidR="0095013F" w:rsidRDefault="0095013F">
      <w:pPr>
        <w:rPr>
          <w:b/>
        </w:rPr>
      </w:pPr>
    </w:p>
    <w:p w14:paraId="00000032" w14:textId="77777777" w:rsidR="0095013F" w:rsidRDefault="0095013F">
      <w:pPr>
        <w:rPr>
          <w:b/>
        </w:rPr>
      </w:pPr>
    </w:p>
    <w:p w14:paraId="00000033" w14:textId="1AA1C3AE" w:rsidR="0095013F" w:rsidRDefault="001C5456">
      <w:pPr>
        <w:rPr>
          <w:i/>
        </w:rPr>
      </w:pPr>
      <w:r>
        <w:rPr>
          <w:b/>
        </w:rPr>
        <w:t>Guion de video introductorio</w:t>
      </w:r>
    </w:p>
    <w:p w14:paraId="00000034" w14:textId="77777777" w:rsidR="0095013F" w:rsidRDefault="0095013F"/>
    <w:tbl>
      <w:tblPr>
        <w:tblStyle w:val="aff4"/>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3"/>
        <w:gridCol w:w="3919"/>
        <w:gridCol w:w="995"/>
        <w:gridCol w:w="4466"/>
        <w:gridCol w:w="2999"/>
      </w:tblGrid>
      <w:tr w:rsidR="0095013F" w14:paraId="584FD59D" w14:textId="77777777">
        <w:trPr>
          <w:trHeight w:val="460"/>
        </w:trPr>
        <w:tc>
          <w:tcPr>
            <w:tcW w:w="1033" w:type="dxa"/>
            <w:shd w:val="clear" w:color="auto" w:fill="C9DAF8"/>
            <w:tcMar>
              <w:top w:w="100" w:type="dxa"/>
              <w:left w:w="100" w:type="dxa"/>
              <w:bottom w:w="100" w:type="dxa"/>
              <w:right w:w="100" w:type="dxa"/>
            </w:tcMar>
          </w:tcPr>
          <w:p w14:paraId="00000035" w14:textId="77777777" w:rsidR="0095013F" w:rsidRDefault="001C5456">
            <w:pPr>
              <w:widowControl w:val="0"/>
              <w:jc w:val="center"/>
              <w:rPr>
                <w:b/>
                <w:sz w:val="26"/>
                <w:szCs w:val="26"/>
              </w:rPr>
            </w:pPr>
            <w:r>
              <w:rPr>
                <w:b/>
              </w:rPr>
              <w:t>Tipo de recurso</w:t>
            </w:r>
          </w:p>
        </w:tc>
        <w:tc>
          <w:tcPr>
            <w:tcW w:w="12379" w:type="dxa"/>
            <w:gridSpan w:val="4"/>
            <w:shd w:val="clear" w:color="auto" w:fill="C9DAF8"/>
            <w:tcMar>
              <w:top w:w="100" w:type="dxa"/>
              <w:left w:w="100" w:type="dxa"/>
              <w:bottom w:w="100" w:type="dxa"/>
              <w:right w:w="100" w:type="dxa"/>
            </w:tcMar>
          </w:tcPr>
          <w:p w14:paraId="00000036" w14:textId="77777777" w:rsidR="0095013F" w:rsidRDefault="001C5456">
            <w:pPr>
              <w:pStyle w:val="Ttulo"/>
              <w:widowControl w:val="0"/>
              <w:jc w:val="center"/>
              <w:rPr>
                <w:sz w:val="38"/>
                <w:szCs w:val="38"/>
              </w:rPr>
            </w:pPr>
            <w:r>
              <w:rPr>
                <w:sz w:val="22"/>
                <w:szCs w:val="22"/>
              </w:rPr>
              <w:t>Video spot animado</w:t>
            </w:r>
          </w:p>
        </w:tc>
      </w:tr>
      <w:tr w:rsidR="0095013F" w14:paraId="09C2D642" w14:textId="77777777">
        <w:trPr>
          <w:trHeight w:val="460"/>
        </w:trPr>
        <w:tc>
          <w:tcPr>
            <w:tcW w:w="1033" w:type="dxa"/>
            <w:shd w:val="clear" w:color="auto" w:fill="C9DAF8"/>
            <w:tcMar>
              <w:top w:w="100" w:type="dxa"/>
              <w:left w:w="100" w:type="dxa"/>
              <w:bottom w:w="100" w:type="dxa"/>
              <w:right w:w="100" w:type="dxa"/>
            </w:tcMar>
          </w:tcPr>
          <w:p w14:paraId="0000003A" w14:textId="77777777" w:rsidR="0095013F" w:rsidRDefault="001C5456">
            <w:pPr>
              <w:widowControl w:val="0"/>
              <w:jc w:val="center"/>
              <w:rPr>
                <w:b/>
                <w:sz w:val="26"/>
                <w:szCs w:val="26"/>
              </w:rPr>
            </w:pPr>
            <w:r>
              <w:rPr>
                <w:b/>
              </w:rPr>
              <w:t>NOTA</w:t>
            </w:r>
          </w:p>
        </w:tc>
        <w:tc>
          <w:tcPr>
            <w:tcW w:w="12379" w:type="dxa"/>
            <w:gridSpan w:val="4"/>
            <w:shd w:val="clear" w:color="auto" w:fill="C9DAF8"/>
            <w:tcMar>
              <w:top w:w="100" w:type="dxa"/>
              <w:left w:w="100" w:type="dxa"/>
              <w:bottom w:w="100" w:type="dxa"/>
              <w:right w:w="100" w:type="dxa"/>
            </w:tcMar>
          </w:tcPr>
          <w:p w14:paraId="0000003B" w14:textId="77777777" w:rsidR="0095013F" w:rsidRDefault="001C5456">
            <w:pPr>
              <w:widowControl w:val="0"/>
              <w:jc w:val="center"/>
              <w:rPr>
                <w:b/>
                <w:sz w:val="26"/>
                <w:szCs w:val="26"/>
              </w:rPr>
            </w:pPr>
            <w:r>
              <w:rPr>
                <w:b/>
              </w:rPr>
              <w:t>La totalidad del texto locutado para el video no debe superar las 500 palabras aproximadamente</w:t>
            </w:r>
          </w:p>
        </w:tc>
      </w:tr>
      <w:tr w:rsidR="0095013F" w14:paraId="12A25CE0" w14:textId="77777777">
        <w:trPr>
          <w:trHeight w:val="420"/>
        </w:trPr>
        <w:tc>
          <w:tcPr>
            <w:tcW w:w="1033" w:type="dxa"/>
            <w:shd w:val="clear" w:color="auto" w:fill="auto"/>
            <w:tcMar>
              <w:top w:w="100" w:type="dxa"/>
              <w:left w:w="100" w:type="dxa"/>
              <w:bottom w:w="100" w:type="dxa"/>
              <w:right w:w="100" w:type="dxa"/>
            </w:tcMar>
          </w:tcPr>
          <w:p w14:paraId="0000003F" w14:textId="77777777" w:rsidR="0095013F" w:rsidRDefault="001C5456">
            <w:pPr>
              <w:widowControl w:val="0"/>
              <w:rPr>
                <w:b/>
              </w:rPr>
            </w:pPr>
            <w:r>
              <w:rPr>
                <w:b/>
              </w:rPr>
              <w:t xml:space="preserve">Título </w:t>
            </w:r>
          </w:p>
        </w:tc>
        <w:tc>
          <w:tcPr>
            <w:tcW w:w="12379" w:type="dxa"/>
            <w:gridSpan w:val="4"/>
            <w:shd w:val="clear" w:color="auto" w:fill="auto"/>
            <w:tcMar>
              <w:top w:w="100" w:type="dxa"/>
              <w:left w:w="100" w:type="dxa"/>
              <w:bottom w:w="100" w:type="dxa"/>
              <w:right w:w="100" w:type="dxa"/>
            </w:tcMar>
          </w:tcPr>
          <w:p w14:paraId="00000040" w14:textId="77777777" w:rsidR="0095013F" w:rsidRDefault="001C5456">
            <w:pPr>
              <w:widowControl w:val="0"/>
              <w:rPr>
                <w:color w:val="999999"/>
              </w:rPr>
            </w:pPr>
            <w:r>
              <w:t>Introducción diseño y ejecución de pruebas</w:t>
            </w:r>
          </w:p>
        </w:tc>
      </w:tr>
      <w:tr w:rsidR="0095013F" w14:paraId="79D1A802" w14:textId="77777777">
        <w:tc>
          <w:tcPr>
            <w:tcW w:w="1033" w:type="dxa"/>
            <w:shd w:val="clear" w:color="auto" w:fill="auto"/>
            <w:tcMar>
              <w:top w:w="100" w:type="dxa"/>
              <w:left w:w="100" w:type="dxa"/>
              <w:bottom w:w="100" w:type="dxa"/>
              <w:right w:w="100" w:type="dxa"/>
            </w:tcMar>
          </w:tcPr>
          <w:p w14:paraId="00000044" w14:textId="77777777" w:rsidR="0095013F" w:rsidRDefault="001C5456">
            <w:pPr>
              <w:widowControl w:val="0"/>
              <w:rPr>
                <w:b/>
              </w:rPr>
            </w:pPr>
            <w:r>
              <w:rPr>
                <w:b/>
              </w:rPr>
              <w:t>Escena</w:t>
            </w:r>
          </w:p>
        </w:tc>
        <w:tc>
          <w:tcPr>
            <w:tcW w:w="3919" w:type="dxa"/>
            <w:shd w:val="clear" w:color="auto" w:fill="auto"/>
            <w:tcMar>
              <w:top w:w="100" w:type="dxa"/>
              <w:left w:w="100" w:type="dxa"/>
              <w:bottom w:w="100" w:type="dxa"/>
              <w:right w:w="100" w:type="dxa"/>
            </w:tcMar>
          </w:tcPr>
          <w:p w14:paraId="00000045" w14:textId="77777777" w:rsidR="0095013F" w:rsidRDefault="001C5456">
            <w:pPr>
              <w:widowControl w:val="0"/>
              <w:jc w:val="center"/>
              <w:rPr>
                <w:b/>
              </w:rPr>
            </w:pPr>
            <w:r>
              <w:rPr>
                <w:b/>
              </w:rPr>
              <w:t>Imagen</w:t>
            </w:r>
          </w:p>
        </w:tc>
        <w:tc>
          <w:tcPr>
            <w:tcW w:w="995" w:type="dxa"/>
            <w:shd w:val="clear" w:color="auto" w:fill="auto"/>
            <w:tcMar>
              <w:top w:w="100" w:type="dxa"/>
              <w:left w:w="100" w:type="dxa"/>
              <w:bottom w:w="100" w:type="dxa"/>
              <w:right w:w="100" w:type="dxa"/>
            </w:tcMar>
          </w:tcPr>
          <w:p w14:paraId="00000046" w14:textId="77777777" w:rsidR="0095013F" w:rsidRDefault="001C5456">
            <w:pPr>
              <w:widowControl w:val="0"/>
              <w:jc w:val="center"/>
              <w:rPr>
                <w:b/>
              </w:rPr>
            </w:pPr>
            <w:r>
              <w:rPr>
                <w:b/>
              </w:rPr>
              <w:t>Sonido</w:t>
            </w:r>
          </w:p>
        </w:tc>
        <w:tc>
          <w:tcPr>
            <w:tcW w:w="4466" w:type="dxa"/>
            <w:shd w:val="clear" w:color="auto" w:fill="auto"/>
            <w:tcMar>
              <w:top w:w="100" w:type="dxa"/>
              <w:left w:w="100" w:type="dxa"/>
              <w:bottom w:w="100" w:type="dxa"/>
              <w:right w:w="100" w:type="dxa"/>
            </w:tcMar>
          </w:tcPr>
          <w:p w14:paraId="00000047" w14:textId="77777777" w:rsidR="0095013F" w:rsidRDefault="001C5456">
            <w:pPr>
              <w:widowControl w:val="0"/>
              <w:jc w:val="center"/>
              <w:rPr>
                <w:b/>
              </w:rPr>
            </w:pPr>
            <w:r>
              <w:rPr>
                <w:b/>
              </w:rPr>
              <w:t>Narración</w:t>
            </w:r>
          </w:p>
        </w:tc>
        <w:tc>
          <w:tcPr>
            <w:tcW w:w="2999" w:type="dxa"/>
            <w:shd w:val="clear" w:color="auto" w:fill="auto"/>
            <w:tcMar>
              <w:top w:w="100" w:type="dxa"/>
              <w:left w:w="100" w:type="dxa"/>
              <w:bottom w:w="100" w:type="dxa"/>
              <w:right w:w="100" w:type="dxa"/>
            </w:tcMar>
          </w:tcPr>
          <w:p w14:paraId="00000048" w14:textId="77777777" w:rsidR="0095013F" w:rsidRDefault="001C5456">
            <w:pPr>
              <w:widowControl w:val="0"/>
              <w:jc w:val="center"/>
              <w:rPr>
                <w:b/>
              </w:rPr>
            </w:pPr>
            <w:r>
              <w:rPr>
                <w:b/>
              </w:rPr>
              <w:t xml:space="preserve">Texto </w:t>
            </w:r>
          </w:p>
        </w:tc>
      </w:tr>
      <w:tr w:rsidR="0095013F" w14:paraId="7B273C20" w14:textId="77777777">
        <w:tc>
          <w:tcPr>
            <w:tcW w:w="1033" w:type="dxa"/>
            <w:shd w:val="clear" w:color="auto" w:fill="auto"/>
            <w:tcMar>
              <w:top w:w="100" w:type="dxa"/>
              <w:left w:w="100" w:type="dxa"/>
              <w:bottom w:w="100" w:type="dxa"/>
              <w:right w:w="100" w:type="dxa"/>
            </w:tcMar>
          </w:tcPr>
          <w:p w14:paraId="00000049" w14:textId="77777777" w:rsidR="0095013F" w:rsidRDefault="001C5456">
            <w:pPr>
              <w:widowControl w:val="0"/>
              <w:rPr>
                <w:b/>
                <w:color w:val="999999"/>
              </w:rPr>
            </w:pPr>
            <w:r>
              <w:rPr>
                <w:b/>
                <w:color w:val="999999"/>
              </w:rPr>
              <w:t>1</w:t>
            </w:r>
          </w:p>
        </w:tc>
        <w:tc>
          <w:tcPr>
            <w:tcW w:w="3919" w:type="dxa"/>
            <w:shd w:val="clear" w:color="auto" w:fill="auto"/>
            <w:tcMar>
              <w:top w:w="100" w:type="dxa"/>
              <w:left w:w="100" w:type="dxa"/>
              <w:bottom w:w="100" w:type="dxa"/>
              <w:right w:w="100" w:type="dxa"/>
            </w:tcMar>
          </w:tcPr>
          <w:p w14:paraId="0000004A" w14:textId="77777777" w:rsidR="0095013F" w:rsidRDefault="001C5456">
            <w:pPr>
              <w:jc w:val="both"/>
            </w:pPr>
            <w:r>
              <w:t>Presentar una imagen de una empresa en la era digital</w:t>
            </w:r>
          </w:p>
          <w:p w14:paraId="0000004B" w14:textId="77777777" w:rsidR="0095013F" w:rsidRDefault="001C5456">
            <w:pPr>
              <w:jc w:val="both"/>
            </w:pPr>
            <w:r>
              <w:rPr>
                <w:noProof/>
              </w:rPr>
              <w:drawing>
                <wp:inline distT="0" distB="0" distL="0" distR="0" wp14:anchorId="11E62544" wp14:editId="45305C26">
                  <wp:extent cx="1760404" cy="1050373"/>
                  <wp:effectExtent l="0" t="0" r="0" b="0"/>
                  <wp:docPr id="274" name="image36.jpg" descr="Imagen imaginativa de los empresarios y del personal de las firmas financieras. Concepto de recursos humanos, planificación de los recursos institucionales y tecnología digital."/>
                  <wp:cNvGraphicFramePr/>
                  <a:graphic xmlns:a="http://schemas.openxmlformats.org/drawingml/2006/main">
                    <a:graphicData uri="http://schemas.openxmlformats.org/drawingml/2006/picture">
                      <pic:pic xmlns:pic="http://schemas.openxmlformats.org/drawingml/2006/picture">
                        <pic:nvPicPr>
                          <pic:cNvPr id="0" name="image36.jpg" descr="Imagen imaginativa de los empresarios y del personal de las firmas financieras. Concepto de recursos humanos, planificación de los recursos institucionales y tecnología digital."/>
                          <pic:cNvPicPr preferRelativeResize="0"/>
                        </pic:nvPicPr>
                        <pic:blipFill>
                          <a:blip r:embed="rId8"/>
                          <a:srcRect/>
                          <a:stretch>
                            <a:fillRect/>
                          </a:stretch>
                        </pic:blipFill>
                        <pic:spPr>
                          <a:xfrm>
                            <a:off x="0" y="0"/>
                            <a:ext cx="1760404" cy="1050373"/>
                          </a:xfrm>
                          <a:prstGeom prst="rect">
                            <a:avLst/>
                          </a:prstGeom>
                          <a:ln/>
                        </pic:spPr>
                      </pic:pic>
                    </a:graphicData>
                  </a:graphic>
                </wp:inline>
              </w:drawing>
            </w:r>
          </w:p>
          <w:p w14:paraId="0000004C" w14:textId="77777777" w:rsidR="0095013F" w:rsidRDefault="001C5456">
            <w:r>
              <w:t xml:space="preserve">Imagen de referente </w:t>
            </w:r>
          </w:p>
          <w:p w14:paraId="0000004D" w14:textId="77777777" w:rsidR="0095013F" w:rsidRDefault="00000000">
            <w:hyperlink r:id="rId9">
              <w:r w:rsidR="001C5456">
                <w:rPr>
                  <w:color w:val="0000FF"/>
                  <w:u w:val="single"/>
                </w:rPr>
                <w:t>https://image.shutterstock.com/image-photo/imaginative-visual-business-people-financial-600w-1903039975.jpg</w:t>
              </w:r>
            </w:hyperlink>
            <w:r w:rsidR="001C5456">
              <w:t xml:space="preserve"> </w:t>
            </w:r>
          </w:p>
          <w:p w14:paraId="0000004E" w14:textId="77777777" w:rsidR="0095013F" w:rsidRDefault="001C5456">
            <w:r>
              <w:rPr>
                <w:b/>
              </w:rPr>
              <w:t>Imagen</w:t>
            </w:r>
            <w:r>
              <w:t xml:space="preserve"> 228130_i1</w:t>
            </w:r>
          </w:p>
          <w:p w14:paraId="0000004F" w14:textId="77777777" w:rsidR="0095013F" w:rsidRDefault="0095013F"/>
          <w:p w14:paraId="00000050" w14:textId="77777777" w:rsidR="0095013F" w:rsidRDefault="001C5456">
            <w:r>
              <w:t>Seguidamente las imágenes que se presentan:</w:t>
            </w:r>
          </w:p>
          <w:p w14:paraId="00000051" w14:textId="77777777" w:rsidR="0095013F" w:rsidRDefault="001C5456">
            <w:r>
              <w:rPr>
                <w:noProof/>
              </w:rPr>
              <w:drawing>
                <wp:inline distT="0" distB="0" distL="0" distR="0" wp14:anchorId="6B4BEB5A" wp14:editId="5A90DBD2">
                  <wp:extent cx="1557321" cy="1078337"/>
                  <wp:effectExtent l="0" t="0" r="0" b="0"/>
                  <wp:docPr id="276" name="image39.jpg" descr="Empresario que utiliza un ordenador para el concepto de administración de documentos, base de datos de documentación en línea y sistema o software de almacenamiento de archivos digitales, mantenimiento de registros, tecnología de bases de datos, acceso a archivos, uso compartido de documentos."/>
                  <wp:cNvGraphicFramePr/>
                  <a:graphic xmlns:a="http://schemas.openxmlformats.org/drawingml/2006/main">
                    <a:graphicData uri="http://schemas.openxmlformats.org/drawingml/2006/picture">
                      <pic:pic xmlns:pic="http://schemas.openxmlformats.org/drawingml/2006/picture">
                        <pic:nvPicPr>
                          <pic:cNvPr id="0" name="image39.jpg" descr="Empresario que utiliza un ordenador para el concepto de administración de documentos, base de datos de documentación en línea y sistema o software de almacenamiento de archivos digitales, mantenimiento de registros, tecnología de bases de datos, acceso a archivos, uso compartido de documentos."/>
                          <pic:cNvPicPr preferRelativeResize="0"/>
                        </pic:nvPicPr>
                        <pic:blipFill>
                          <a:blip r:embed="rId10"/>
                          <a:srcRect/>
                          <a:stretch>
                            <a:fillRect/>
                          </a:stretch>
                        </pic:blipFill>
                        <pic:spPr>
                          <a:xfrm>
                            <a:off x="0" y="0"/>
                            <a:ext cx="1557321" cy="1078337"/>
                          </a:xfrm>
                          <a:prstGeom prst="rect">
                            <a:avLst/>
                          </a:prstGeom>
                          <a:ln/>
                        </pic:spPr>
                      </pic:pic>
                    </a:graphicData>
                  </a:graphic>
                </wp:inline>
              </w:drawing>
            </w:r>
          </w:p>
          <w:p w14:paraId="00000052" w14:textId="77777777" w:rsidR="0095013F" w:rsidRDefault="001C5456">
            <w:r>
              <w:t xml:space="preserve">Imagen de referente </w:t>
            </w:r>
          </w:p>
          <w:p w14:paraId="00000053" w14:textId="77777777" w:rsidR="0095013F" w:rsidRDefault="00000000">
            <w:pPr>
              <w:rPr>
                <w:color w:val="999999"/>
              </w:rPr>
            </w:pPr>
            <w:hyperlink r:id="rId11">
              <w:r w:rsidR="001C5456">
                <w:rPr>
                  <w:color w:val="0000FF"/>
                  <w:u w:val="single"/>
                </w:rPr>
                <w:t>https://image.shutterstock.com/image-photo/businessman-using-computer-document-management-600w-2016196394.jpg</w:t>
              </w:r>
            </w:hyperlink>
            <w:r w:rsidR="001C5456">
              <w:t xml:space="preserve"> </w:t>
            </w:r>
          </w:p>
          <w:p w14:paraId="00000054" w14:textId="77777777" w:rsidR="0095013F" w:rsidRDefault="001C5456">
            <w:r>
              <w:rPr>
                <w:b/>
              </w:rPr>
              <w:t>Imagen</w:t>
            </w:r>
            <w:r>
              <w:t xml:space="preserve"> 228130_i2</w:t>
            </w:r>
          </w:p>
          <w:p w14:paraId="00000055" w14:textId="77777777" w:rsidR="0095013F" w:rsidRDefault="001C5456">
            <w:r>
              <w:t xml:space="preserve"> </w:t>
            </w:r>
          </w:p>
          <w:p w14:paraId="00000056" w14:textId="77777777" w:rsidR="0095013F" w:rsidRDefault="001C5456">
            <w:r>
              <w:rPr>
                <w:noProof/>
              </w:rPr>
              <w:drawing>
                <wp:inline distT="0" distB="0" distL="0" distR="0" wp14:anchorId="024DF883" wp14:editId="04435850">
                  <wp:extent cx="1775936" cy="1244241"/>
                  <wp:effectExtent l="0" t="0" r="0" b="0"/>
                  <wp:docPr id="275"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12"/>
                          <a:srcRect/>
                          <a:stretch>
                            <a:fillRect/>
                          </a:stretch>
                        </pic:blipFill>
                        <pic:spPr>
                          <a:xfrm>
                            <a:off x="0" y="0"/>
                            <a:ext cx="1775936" cy="1244241"/>
                          </a:xfrm>
                          <a:prstGeom prst="rect">
                            <a:avLst/>
                          </a:prstGeom>
                          <a:ln/>
                        </pic:spPr>
                      </pic:pic>
                    </a:graphicData>
                  </a:graphic>
                </wp:inline>
              </w:drawing>
            </w:r>
          </w:p>
          <w:p w14:paraId="00000057" w14:textId="77777777" w:rsidR="0095013F" w:rsidRDefault="001C5456">
            <w:r>
              <w:rPr>
                <w:b/>
              </w:rPr>
              <w:t>Imagen</w:t>
            </w:r>
            <w:r>
              <w:t xml:space="preserve"> de referente </w:t>
            </w:r>
          </w:p>
          <w:p w14:paraId="00000058" w14:textId="77777777" w:rsidR="0095013F" w:rsidRDefault="00000000">
            <w:pPr>
              <w:rPr>
                <w:color w:val="999999"/>
              </w:rPr>
            </w:pPr>
            <w:hyperlink r:id="rId13">
              <w:r w:rsidR="001C5456">
                <w:rPr>
                  <w:color w:val="0000FF"/>
                  <w:u w:val="single"/>
                </w:rPr>
                <w:t>https://image.shutterstock.com/image-vector/customer-research-marketing-</w:t>
              </w:r>
              <w:r w:rsidR="001C5456">
                <w:rPr>
                  <w:color w:val="0000FF"/>
                  <w:u w:val="single"/>
                </w:rPr>
                <w:lastRenderedPageBreak/>
                <w:t>study-user-600w-2170950639.jpg</w:t>
              </w:r>
            </w:hyperlink>
            <w:r w:rsidR="001C5456">
              <w:t xml:space="preserve"> </w:t>
            </w:r>
            <w:r w:rsidR="001C5456">
              <w:rPr>
                <w:b/>
              </w:rPr>
              <w:t>Imagen</w:t>
            </w:r>
            <w:r w:rsidR="001C5456">
              <w:t xml:space="preserve"> 228130_i3</w:t>
            </w:r>
          </w:p>
        </w:tc>
        <w:tc>
          <w:tcPr>
            <w:tcW w:w="995" w:type="dxa"/>
            <w:shd w:val="clear" w:color="auto" w:fill="auto"/>
            <w:tcMar>
              <w:top w:w="100" w:type="dxa"/>
              <w:left w:w="100" w:type="dxa"/>
              <w:bottom w:w="100" w:type="dxa"/>
              <w:right w:w="100" w:type="dxa"/>
            </w:tcMar>
          </w:tcPr>
          <w:p w14:paraId="00000059" w14:textId="77777777" w:rsidR="0095013F" w:rsidRDefault="001C5456">
            <w:pPr>
              <w:widowControl w:val="0"/>
              <w:jc w:val="center"/>
              <w:rPr>
                <w:color w:val="999999"/>
              </w:rPr>
            </w:pPr>
            <w:r>
              <w:rPr>
                <w:color w:val="999999"/>
              </w:rPr>
              <w:lastRenderedPageBreak/>
              <w:t>N/A</w:t>
            </w:r>
          </w:p>
        </w:tc>
        <w:tc>
          <w:tcPr>
            <w:tcW w:w="4466" w:type="dxa"/>
            <w:shd w:val="clear" w:color="auto" w:fill="auto"/>
            <w:tcMar>
              <w:top w:w="100" w:type="dxa"/>
              <w:left w:w="100" w:type="dxa"/>
              <w:bottom w:w="100" w:type="dxa"/>
              <w:right w:w="100" w:type="dxa"/>
            </w:tcMar>
          </w:tcPr>
          <w:p w14:paraId="0000005A" w14:textId="4ADC9C0A" w:rsidR="0095013F" w:rsidRDefault="001C5456">
            <w:pPr>
              <w:widowControl w:val="0"/>
              <w:jc w:val="both"/>
              <w:rPr>
                <w:color w:val="999999"/>
              </w:rPr>
            </w:pPr>
            <w:bookmarkStart w:id="2" w:name="_heading=h.1fob9te" w:colFirst="0" w:colLast="0"/>
            <w:bookmarkEnd w:id="2"/>
            <w:r>
              <w:t xml:space="preserve">El </w:t>
            </w:r>
            <w:r w:rsidRPr="00612C6D">
              <w:t>almacenamiento de información</w:t>
            </w:r>
            <w:r>
              <w:t xml:space="preserve"> es importante en las empresas ya integradas en la </w:t>
            </w:r>
            <w:r w:rsidRPr="00612C6D">
              <w:t>era digital</w:t>
            </w:r>
            <w:r>
              <w:t xml:space="preserve">, debido a que se dispone de una cantidad significativa de datos. Los especialistas en análisis de datos elaboran </w:t>
            </w:r>
            <w:r w:rsidRPr="00612C6D">
              <w:t>estrategias</w:t>
            </w:r>
            <w:r>
              <w:t xml:space="preserve"> que pueden ayudar a identificar mejor las necesidades de clientes y prever riesgos o </w:t>
            </w:r>
            <w:r w:rsidRPr="001C5456">
              <w:t>el</w:t>
            </w:r>
            <w:r w:rsidRPr="00612C6D">
              <w:t xml:space="preserve"> comportamiento del mercado</w:t>
            </w:r>
            <w:r>
              <w:t xml:space="preserve">. Es por esto que las organizaciones saben el grado de relevancia de gestionar la información de sus clientes y del mercado. </w:t>
            </w:r>
          </w:p>
        </w:tc>
        <w:tc>
          <w:tcPr>
            <w:tcW w:w="2999" w:type="dxa"/>
            <w:shd w:val="clear" w:color="auto" w:fill="auto"/>
            <w:tcMar>
              <w:top w:w="100" w:type="dxa"/>
              <w:left w:w="100" w:type="dxa"/>
              <w:bottom w:w="100" w:type="dxa"/>
              <w:right w:w="100" w:type="dxa"/>
            </w:tcMar>
          </w:tcPr>
          <w:p w14:paraId="0000005B" w14:textId="77777777" w:rsidR="0095013F" w:rsidRDefault="001C5456">
            <w:pPr>
              <w:widowControl w:val="0"/>
            </w:pPr>
            <w:r>
              <w:t>Almacenamiento de información</w:t>
            </w:r>
          </w:p>
          <w:p w14:paraId="0000005C" w14:textId="77777777" w:rsidR="0095013F" w:rsidRDefault="001C5456">
            <w:pPr>
              <w:widowControl w:val="0"/>
            </w:pPr>
            <w:r>
              <w:t>Era digital</w:t>
            </w:r>
          </w:p>
          <w:p w14:paraId="0000005D" w14:textId="77777777" w:rsidR="0095013F" w:rsidRDefault="001C5456">
            <w:pPr>
              <w:widowControl w:val="0"/>
            </w:pPr>
            <w:r>
              <w:t xml:space="preserve">Estrategias </w:t>
            </w:r>
          </w:p>
          <w:p w14:paraId="0000005E" w14:textId="77777777" w:rsidR="0095013F" w:rsidRDefault="001C5456">
            <w:pPr>
              <w:widowControl w:val="0"/>
            </w:pPr>
            <w:r>
              <w:t>Comportamiento del mercado</w:t>
            </w:r>
          </w:p>
        </w:tc>
      </w:tr>
      <w:tr w:rsidR="0095013F" w14:paraId="2B3A8AF1" w14:textId="77777777">
        <w:tc>
          <w:tcPr>
            <w:tcW w:w="1033" w:type="dxa"/>
            <w:shd w:val="clear" w:color="auto" w:fill="auto"/>
            <w:tcMar>
              <w:top w:w="100" w:type="dxa"/>
              <w:left w:w="100" w:type="dxa"/>
              <w:bottom w:w="100" w:type="dxa"/>
              <w:right w:w="100" w:type="dxa"/>
            </w:tcMar>
          </w:tcPr>
          <w:p w14:paraId="0000005F" w14:textId="77777777" w:rsidR="0095013F" w:rsidRDefault="001C5456">
            <w:pPr>
              <w:widowControl w:val="0"/>
              <w:rPr>
                <w:b/>
                <w:color w:val="999999"/>
              </w:rPr>
            </w:pPr>
            <w:r>
              <w:rPr>
                <w:b/>
                <w:color w:val="999999"/>
              </w:rPr>
              <w:lastRenderedPageBreak/>
              <w:t>2</w:t>
            </w:r>
          </w:p>
        </w:tc>
        <w:tc>
          <w:tcPr>
            <w:tcW w:w="3919" w:type="dxa"/>
            <w:shd w:val="clear" w:color="auto" w:fill="auto"/>
            <w:tcMar>
              <w:top w:w="100" w:type="dxa"/>
              <w:left w:w="100" w:type="dxa"/>
              <w:bottom w:w="100" w:type="dxa"/>
              <w:right w:w="100" w:type="dxa"/>
            </w:tcMar>
          </w:tcPr>
          <w:p w14:paraId="00000060" w14:textId="77777777" w:rsidR="0095013F" w:rsidRDefault="001C5456">
            <w:pPr>
              <w:widowControl w:val="0"/>
            </w:pPr>
            <w:r>
              <w:t>Presentar imágenes de gran cantidad de información</w:t>
            </w:r>
          </w:p>
          <w:p w14:paraId="00000061" w14:textId="77777777" w:rsidR="0095013F" w:rsidRDefault="001C5456">
            <w:pPr>
              <w:widowControl w:val="0"/>
              <w:rPr>
                <w:color w:val="999999"/>
              </w:rPr>
            </w:pPr>
            <w:r>
              <w:rPr>
                <w:noProof/>
              </w:rPr>
              <w:drawing>
                <wp:inline distT="0" distB="0" distL="0" distR="0" wp14:anchorId="269FBAAD" wp14:editId="58C93F80">
                  <wp:extent cx="1779433" cy="1291201"/>
                  <wp:effectExtent l="0" t="0" r="0" b="0"/>
                  <wp:docPr id="278" name="image51.jpg" descr="Trabajo de oficina no organizado. Papel contable pilas de documentos, desorden en los archivos de la tabla contable. Papel rutinario vectorial escritorio de trabajo imprimir hojas desordenadas mucha persona, concepto sobrecargado"/>
                  <wp:cNvGraphicFramePr/>
                  <a:graphic xmlns:a="http://schemas.openxmlformats.org/drawingml/2006/main">
                    <a:graphicData uri="http://schemas.openxmlformats.org/drawingml/2006/picture">
                      <pic:pic xmlns:pic="http://schemas.openxmlformats.org/drawingml/2006/picture">
                        <pic:nvPicPr>
                          <pic:cNvPr id="0" name="image51.jpg" descr="Trabajo de oficina no organizado. Papel contable pilas de documentos, desorden en los archivos de la tabla contable. Papel rutinario vectorial escritorio de trabajo imprimir hojas desordenadas mucha persona, concepto sobrecargado"/>
                          <pic:cNvPicPr preferRelativeResize="0"/>
                        </pic:nvPicPr>
                        <pic:blipFill>
                          <a:blip r:embed="rId14"/>
                          <a:srcRect/>
                          <a:stretch>
                            <a:fillRect/>
                          </a:stretch>
                        </pic:blipFill>
                        <pic:spPr>
                          <a:xfrm>
                            <a:off x="0" y="0"/>
                            <a:ext cx="1779433" cy="1291201"/>
                          </a:xfrm>
                          <a:prstGeom prst="rect">
                            <a:avLst/>
                          </a:prstGeom>
                          <a:ln/>
                        </pic:spPr>
                      </pic:pic>
                    </a:graphicData>
                  </a:graphic>
                </wp:inline>
              </w:drawing>
            </w:r>
          </w:p>
          <w:p w14:paraId="00000062" w14:textId="77777777" w:rsidR="0095013F" w:rsidRDefault="001C5456">
            <w:r>
              <w:t xml:space="preserve">Imagen de referente </w:t>
            </w:r>
          </w:p>
          <w:p w14:paraId="00000063" w14:textId="77777777" w:rsidR="0095013F" w:rsidRDefault="00000000">
            <w:hyperlink r:id="rId15">
              <w:r w:rsidR="001C5456">
                <w:rPr>
                  <w:color w:val="0000FF"/>
                  <w:u w:val="single"/>
                </w:rPr>
                <w:t>https://image.shutterstock.com/image-vector/unorganized-office-work-accounting-paper-600w-1458923129.jpg</w:t>
              </w:r>
            </w:hyperlink>
          </w:p>
          <w:p w14:paraId="00000064" w14:textId="77777777" w:rsidR="0095013F" w:rsidRDefault="001C5456">
            <w:r>
              <w:rPr>
                <w:b/>
              </w:rPr>
              <w:t>Imagen</w:t>
            </w:r>
            <w:r>
              <w:t xml:space="preserve"> 228130_i4</w:t>
            </w:r>
          </w:p>
          <w:p w14:paraId="00000065" w14:textId="77777777" w:rsidR="0095013F" w:rsidRDefault="0095013F">
            <w:pPr>
              <w:rPr>
                <w:color w:val="999999"/>
              </w:rPr>
            </w:pPr>
          </w:p>
          <w:p w14:paraId="00000066" w14:textId="77777777" w:rsidR="0095013F" w:rsidRDefault="001C5456">
            <w:pPr>
              <w:rPr>
                <w:color w:val="999999"/>
              </w:rPr>
            </w:pPr>
            <w:r>
              <w:rPr>
                <w:noProof/>
              </w:rPr>
              <w:drawing>
                <wp:inline distT="0" distB="0" distL="0" distR="0" wp14:anchorId="3B95F917" wp14:editId="0381B296">
                  <wp:extent cx="2056418" cy="1440750"/>
                  <wp:effectExtent l="0" t="0" r="0" b="0"/>
                  <wp:docPr id="277" name="image43.jpg" descr="Proceso de certificación y normalización, garantía de calidad y conformidad con las normas internacionales. Concepto con iconos para el certificado, aprobación, cumplimiento de los requisitos. Persona que utiliza el equipo"/>
                  <wp:cNvGraphicFramePr/>
                  <a:graphic xmlns:a="http://schemas.openxmlformats.org/drawingml/2006/main">
                    <a:graphicData uri="http://schemas.openxmlformats.org/drawingml/2006/picture">
                      <pic:pic xmlns:pic="http://schemas.openxmlformats.org/drawingml/2006/picture">
                        <pic:nvPicPr>
                          <pic:cNvPr id="0" name="image43.jpg" descr="Proceso de certificación y normalización, garantía de calidad y conformidad con las normas internacionales. Concepto con iconos para el certificado, aprobación, cumplimiento de los requisitos. Persona que utiliza el equipo"/>
                          <pic:cNvPicPr preferRelativeResize="0"/>
                        </pic:nvPicPr>
                        <pic:blipFill>
                          <a:blip r:embed="rId16"/>
                          <a:srcRect/>
                          <a:stretch>
                            <a:fillRect/>
                          </a:stretch>
                        </pic:blipFill>
                        <pic:spPr>
                          <a:xfrm>
                            <a:off x="0" y="0"/>
                            <a:ext cx="2056418" cy="1440750"/>
                          </a:xfrm>
                          <a:prstGeom prst="rect">
                            <a:avLst/>
                          </a:prstGeom>
                          <a:ln/>
                        </pic:spPr>
                      </pic:pic>
                    </a:graphicData>
                  </a:graphic>
                </wp:inline>
              </w:drawing>
            </w:r>
          </w:p>
          <w:p w14:paraId="00000067" w14:textId="77777777" w:rsidR="0095013F" w:rsidRDefault="001C5456">
            <w:pPr>
              <w:rPr>
                <w:color w:val="999999"/>
              </w:rPr>
            </w:pPr>
            <w:r>
              <w:lastRenderedPageBreak/>
              <w:t xml:space="preserve">Imagen de referente </w:t>
            </w:r>
          </w:p>
          <w:p w14:paraId="00000068" w14:textId="77777777" w:rsidR="0095013F" w:rsidRDefault="00000000">
            <w:hyperlink r:id="rId17">
              <w:r w:rsidR="001C5456">
                <w:rPr>
                  <w:color w:val="0000FF"/>
                  <w:u w:val="single"/>
                </w:rPr>
                <w:t>https://image.shutterstock.com/image-photo/certification-standardization-process-quality-assurance-600w-2102219899.jpg</w:t>
              </w:r>
            </w:hyperlink>
            <w:r w:rsidR="001C5456">
              <w:t xml:space="preserve"> </w:t>
            </w:r>
          </w:p>
          <w:p w14:paraId="00000069" w14:textId="77777777" w:rsidR="0095013F" w:rsidRDefault="001C5456">
            <w:pPr>
              <w:rPr>
                <w:color w:val="999999"/>
              </w:rPr>
            </w:pPr>
            <w:r>
              <w:rPr>
                <w:b/>
              </w:rPr>
              <w:t>Imagen</w:t>
            </w:r>
            <w:r>
              <w:t xml:space="preserve"> 228130_i5</w:t>
            </w:r>
          </w:p>
        </w:tc>
        <w:tc>
          <w:tcPr>
            <w:tcW w:w="995" w:type="dxa"/>
            <w:shd w:val="clear" w:color="auto" w:fill="auto"/>
            <w:tcMar>
              <w:top w:w="100" w:type="dxa"/>
              <w:left w:w="100" w:type="dxa"/>
              <w:bottom w:w="100" w:type="dxa"/>
              <w:right w:w="100" w:type="dxa"/>
            </w:tcMar>
          </w:tcPr>
          <w:p w14:paraId="0000006A" w14:textId="77777777" w:rsidR="0095013F" w:rsidRDefault="001C5456">
            <w:pPr>
              <w:widowControl w:val="0"/>
              <w:jc w:val="center"/>
              <w:rPr>
                <w:color w:val="999999"/>
              </w:rPr>
            </w:pPr>
            <w:r>
              <w:rPr>
                <w:color w:val="999999"/>
              </w:rPr>
              <w:lastRenderedPageBreak/>
              <w:t>N/A</w:t>
            </w:r>
          </w:p>
        </w:tc>
        <w:tc>
          <w:tcPr>
            <w:tcW w:w="4466" w:type="dxa"/>
            <w:shd w:val="clear" w:color="auto" w:fill="auto"/>
            <w:tcMar>
              <w:top w:w="100" w:type="dxa"/>
              <w:left w:w="100" w:type="dxa"/>
              <w:bottom w:w="100" w:type="dxa"/>
              <w:right w:w="100" w:type="dxa"/>
            </w:tcMar>
          </w:tcPr>
          <w:p w14:paraId="0000006B" w14:textId="559FE802" w:rsidR="0095013F" w:rsidRDefault="001C5456">
            <w:pPr>
              <w:spacing w:after="120" w:line="240" w:lineRule="auto"/>
              <w:jc w:val="both"/>
            </w:pPr>
            <w:bookmarkStart w:id="3" w:name="_heading=h.3znysh7" w:colFirst="0" w:colLast="0"/>
            <w:bookmarkEnd w:id="3"/>
            <w:r>
              <w:t xml:space="preserve">Al aparecer nuevas </w:t>
            </w:r>
            <w:r w:rsidRPr="00612C6D">
              <w:t>necesidades</w:t>
            </w:r>
            <w:r w:rsidRPr="001C5456">
              <w:t xml:space="preserve"> </w:t>
            </w:r>
            <w:r>
              <w:t>la organización debe estar preparada, ya que</w:t>
            </w:r>
            <w:r w:rsidR="00BF6BAC">
              <w:t xml:space="preserve"> se</w:t>
            </w:r>
            <w:r>
              <w:t xml:space="preserve"> hace referencia a la administración de enormes </w:t>
            </w:r>
            <w:r w:rsidRPr="00612C6D">
              <w:t>volúmenes de datos</w:t>
            </w:r>
            <w:r>
              <w:t xml:space="preserve">, la gran mayoría de esfuerzos se enfocan en procesar información con características de gran volumen, dejando de lado otros aspectos de los datos que, en el caso de las bases de datos tradicionales, se concentran más en la integridad de los </w:t>
            </w:r>
            <w:r w:rsidR="00BF6BAC">
              <w:t>mismos</w:t>
            </w:r>
            <w:r>
              <w:t xml:space="preserve">. Por otra parte, se requiere la </w:t>
            </w:r>
            <w:r w:rsidRPr="00612C6D">
              <w:t>implementación de pruebas</w:t>
            </w:r>
            <w:r>
              <w:t xml:space="preserve"> a la base de datos para validar su perfecto funcionamiento.   </w:t>
            </w:r>
          </w:p>
          <w:p w14:paraId="0000006C" w14:textId="77777777" w:rsidR="0095013F" w:rsidRDefault="0095013F">
            <w:pPr>
              <w:spacing w:after="120" w:line="240" w:lineRule="auto"/>
              <w:jc w:val="both"/>
            </w:pPr>
          </w:p>
        </w:tc>
        <w:tc>
          <w:tcPr>
            <w:tcW w:w="2999" w:type="dxa"/>
            <w:shd w:val="clear" w:color="auto" w:fill="auto"/>
            <w:tcMar>
              <w:top w:w="100" w:type="dxa"/>
              <w:left w:w="100" w:type="dxa"/>
              <w:bottom w:w="100" w:type="dxa"/>
              <w:right w:w="100" w:type="dxa"/>
            </w:tcMar>
          </w:tcPr>
          <w:p w14:paraId="0000006D" w14:textId="77777777" w:rsidR="0095013F" w:rsidRDefault="001C5456">
            <w:pPr>
              <w:widowControl w:val="0"/>
            </w:pPr>
            <w:r>
              <w:t>Necesidades</w:t>
            </w:r>
          </w:p>
          <w:p w14:paraId="0000006E" w14:textId="77777777" w:rsidR="0095013F" w:rsidRDefault="001C5456">
            <w:pPr>
              <w:widowControl w:val="0"/>
            </w:pPr>
            <w:r>
              <w:t>Volumen de datos</w:t>
            </w:r>
          </w:p>
          <w:p w14:paraId="0000006F" w14:textId="77777777" w:rsidR="0095013F" w:rsidRDefault="001C5456">
            <w:pPr>
              <w:widowControl w:val="0"/>
            </w:pPr>
            <w:r>
              <w:t>Implementación de pruebas</w:t>
            </w:r>
          </w:p>
        </w:tc>
      </w:tr>
      <w:tr w:rsidR="0095013F" w14:paraId="7FF10801" w14:textId="77777777">
        <w:tc>
          <w:tcPr>
            <w:tcW w:w="1033" w:type="dxa"/>
            <w:shd w:val="clear" w:color="auto" w:fill="auto"/>
            <w:tcMar>
              <w:top w:w="100" w:type="dxa"/>
              <w:left w:w="100" w:type="dxa"/>
              <w:bottom w:w="100" w:type="dxa"/>
              <w:right w:w="100" w:type="dxa"/>
            </w:tcMar>
          </w:tcPr>
          <w:p w14:paraId="00000070" w14:textId="77777777" w:rsidR="0095013F" w:rsidRDefault="001C5456">
            <w:pPr>
              <w:widowControl w:val="0"/>
              <w:rPr>
                <w:b/>
                <w:color w:val="999999"/>
              </w:rPr>
            </w:pPr>
            <w:r>
              <w:rPr>
                <w:b/>
                <w:color w:val="999999"/>
              </w:rPr>
              <w:t>3</w:t>
            </w:r>
          </w:p>
        </w:tc>
        <w:tc>
          <w:tcPr>
            <w:tcW w:w="3919" w:type="dxa"/>
            <w:shd w:val="clear" w:color="auto" w:fill="auto"/>
            <w:tcMar>
              <w:top w:w="100" w:type="dxa"/>
              <w:left w:w="100" w:type="dxa"/>
              <w:bottom w:w="100" w:type="dxa"/>
              <w:right w:w="100" w:type="dxa"/>
            </w:tcMar>
          </w:tcPr>
          <w:p w14:paraId="00000071" w14:textId="77777777" w:rsidR="0095013F" w:rsidRDefault="001C5456">
            <w:pPr>
              <w:widowControl w:val="0"/>
              <w:jc w:val="both"/>
            </w:pPr>
            <w:r>
              <w:t>En la medida que sale el texto visualizar las imágenes que se presentan</w:t>
            </w:r>
          </w:p>
          <w:p w14:paraId="00000072" w14:textId="77777777" w:rsidR="0095013F" w:rsidRDefault="0095013F">
            <w:pPr>
              <w:widowControl w:val="0"/>
              <w:rPr>
                <w:color w:val="999999"/>
              </w:rPr>
            </w:pPr>
          </w:p>
          <w:p w14:paraId="00000073" w14:textId="77777777" w:rsidR="0095013F" w:rsidRDefault="001C5456">
            <w:pPr>
              <w:widowControl w:val="0"/>
              <w:rPr>
                <w:color w:val="999999"/>
              </w:rPr>
            </w:pPr>
            <w:r>
              <w:rPr>
                <w:noProof/>
              </w:rPr>
              <w:drawing>
                <wp:inline distT="0" distB="0" distL="0" distR="0" wp14:anchorId="21ACE60E" wp14:editId="01027E75">
                  <wp:extent cx="1647602" cy="1024279"/>
                  <wp:effectExtent l="0" t="0" r="0" b="0"/>
                  <wp:docPr id="280" name="image42.jpg" descr="Desarrollo de bases de datos, concepto de administración. Los ingenieros de software trabajan con big data. Ordenadores que desarrollan sistemas con hojas de cálculo, tablas. Ilustración vectorial gráfica plana aislada en fondo blanco"/>
                  <wp:cNvGraphicFramePr/>
                  <a:graphic xmlns:a="http://schemas.openxmlformats.org/drawingml/2006/main">
                    <a:graphicData uri="http://schemas.openxmlformats.org/drawingml/2006/picture">
                      <pic:pic xmlns:pic="http://schemas.openxmlformats.org/drawingml/2006/picture">
                        <pic:nvPicPr>
                          <pic:cNvPr id="0" name="image42.jpg" descr="Desarrollo de bases de datos, concepto de administración. Los ingenieros de software trabajan con big data. Ordenadores que desarrollan sistemas con hojas de cálculo, tablas. Ilustración vectorial gráfica plana aislada en fondo blanco"/>
                          <pic:cNvPicPr preferRelativeResize="0"/>
                        </pic:nvPicPr>
                        <pic:blipFill>
                          <a:blip r:embed="rId18"/>
                          <a:srcRect/>
                          <a:stretch>
                            <a:fillRect/>
                          </a:stretch>
                        </pic:blipFill>
                        <pic:spPr>
                          <a:xfrm>
                            <a:off x="0" y="0"/>
                            <a:ext cx="1647602" cy="1024279"/>
                          </a:xfrm>
                          <a:prstGeom prst="rect">
                            <a:avLst/>
                          </a:prstGeom>
                          <a:ln/>
                        </pic:spPr>
                      </pic:pic>
                    </a:graphicData>
                  </a:graphic>
                </wp:inline>
              </w:drawing>
            </w:r>
          </w:p>
          <w:p w14:paraId="00000074" w14:textId="77777777" w:rsidR="0095013F" w:rsidRDefault="001C5456">
            <w:pPr>
              <w:widowControl w:val="0"/>
            </w:pPr>
            <w:r>
              <w:t xml:space="preserve">Imagen de referente: </w:t>
            </w:r>
          </w:p>
          <w:p w14:paraId="00000075" w14:textId="4586C135" w:rsidR="0095013F" w:rsidRDefault="00000000">
            <w:pPr>
              <w:rPr>
                <w:color w:val="0000FF"/>
                <w:u w:val="single"/>
              </w:rPr>
            </w:pPr>
            <w:hyperlink r:id="rId19">
              <w:r w:rsidR="001C5456">
                <w:rPr>
                  <w:color w:val="0000FF"/>
                  <w:u w:val="single"/>
                </w:rPr>
                <w:t>https://image.shutterstock.com/image-vector/database-development-administration-concept-</w:t>
              </w:r>
              <w:r w:rsidR="002C1226" w:rsidRPr="002C1226">
                <w:rPr>
                  <w:i/>
                  <w:iCs/>
                  <w:color w:val="0000FF"/>
                  <w:u w:val="single"/>
                </w:rPr>
                <w:t>software</w:t>
              </w:r>
              <w:r w:rsidR="001C5456">
                <w:rPr>
                  <w:color w:val="0000FF"/>
                  <w:u w:val="single"/>
                </w:rPr>
                <w:t>-600w-2169430401.jpg</w:t>
              </w:r>
            </w:hyperlink>
          </w:p>
          <w:p w14:paraId="00000076" w14:textId="77777777" w:rsidR="0095013F" w:rsidRDefault="001C5456">
            <w:r>
              <w:rPr>
                <w:b/>
              </w:rPr>
              <w:t>Imagen</w:t>
            </w:r>
            <w:r>
              <w:t xml:space="preserve"> 228130_i6</w:t>
            </w:r>
          </w:p>
          <w:p w14:paraId="00000077" w14:textId="77777777" w:rsidR="0095013F" w:rsidRDefault="001C5456">
            <w:pPr>
              <w:widowControl w:val="0"/>
              <w:rPr>
                <w:color w:val="999999"/>
              </w:rPr>
            </w:pPr>
            <w:r>
              <w:rPr>
                <w:noProof/>
              </w:rPr>
              <w:lastRenderedPageBreak/>
              <w:drawing>
                <wp:inline distT="0" distB="0" distL="0" distR="0" wp14:anchorId="57B9FA09" wp14:editId="14BA1991">
                  <wp:extent cx="1800855" cy="1254291"/>
                  <wp:effectExtent l="0" t="0" r="0" b="0"/>
                  <wp:docPr id="279" name="image41.jpg" descr="empresario que utiliza la interfaz de tecnología"/>
                  <wp:cNvGraphicFramePr/>
                  <a:graphic xmlns:a="http://schemas.openxmlformats.org/drawingml/2006/main">
                    <a:graphicData uri="http://schemas.openxmlformats.org/drawingml/2006/picture">
                      <pic:pic xmlns:pic="http://schemas.openxmlformats.org/drawingml/2006/picture">
                        <pic:nvPicPr>
                          <pic:cNvPr id="0" name="image41.jpg" descr="empresario que utiliza la interfaz de tecnología"/>
                          <pic:cNvPicPr preferRelativeResize="0"/>
                        </pic:nvPicPr>
                        <pic:blipFill>
                          <a:blip r:embed="rId20"/>
                          <a:srcRect/>
                          <a:stretch>
                            <a:fillRect/>
                          </a:stretch>
                        </pic:blipFill>
                        <pic:spPr>
                          <a:xfrm>
                            <a:off x="0" y="0"/>
                            <a:ext cx="1800855" cy="1254291"/>
                          </a:xfrm>
                          <a:prstGeom prst="rect">
                            <a:avLst/>
                          </a:prstGeom>
                          <a:ln/>
                        </pic:spPr>
                      </pic:pic>
                    </a:graphicData>
                  </a:graphic>
                </wp:inline>
              </w:drawing>
            </w:r>
          </w:p>
          <w:p w14:paraId="00000078" w14:textId="77777777" w:rsidR="0095013F" w:rsidRDefault="001C5456">
            <w:pPr>
              <w:widowControl w:val="0"/>
            </w:pPr>
            <w:r>
              <w:t xml:space="preserve">Imagen de referente </w:t>
            </w:r>
          </w:p>
          <w:p w14:paraId="00000079" w14:textId="77777777" w:rsidR="0095013F" w:rsidRDefault="00000000">
            <w:hyperlink r:id="rId21">
              <w:r w:rsidR="001C5456">
                <w:rPr>
                  <w:color w:val="0000FF"/>
                  <w:u w:val="single"/>
                </w:rPr>
                <w:t>https://image.shutterstock.com/image-photo/businessman-using-technology-interface-600w-310012835.jpg</w:t>
              </w:r>
            </w:hyperlink>
          </w:p>
          <w:p w14:paraId="0000007A" w14:textId="77777777" w:rsidR="0095013F" w:rsidRDefault="001C5456">
            <w:r>
              <w:rPr>
                <w:b/>
              </w:rPr>
              <w:t>Imagen</w:t>
            </w:r>
            <w:r>
              <w:t xml:space="preserve"> 228130_i7</w:t>
            </w:r>
          </w:p>
          <w:p w14:paraId="0000007B" w14:textId="77777777" w:rsidR="0095013F" w:rsidRDefault="001C5456">
            <w:pPr>
              <w:rPr>
                <w:color w:val="999999"/>
              </w:rPr>
            </w:pPr>
            <w:r>
              <w:rPr>
                <w:noProof/>
              </w:rPr>
              <w:drawing>
                <wp:inline distT="0" distB="0" distL="0" distR="0" wp14:anchorId="42739D01" wp14:editId="685AF438">
                  <wp:extent cx="1793147" cy="1330857"/>
                  <wp:effectExtent l="0" t="0" r="0" b="0"/>
                  <wp:docPr id="282" name="image47.jpg" descr="Proceso de certificación y normalización, negocio certificado por la iso, conformidad con las normas internacionales y concepto de garantía de calidad. Persona tocando el icono del certificado."/>
                  <wp:cNvGraphicFramePr/>
                  <a:graphic xmlns:a="http://schemas.openxmlformats.org/drawingml/2006/main">
                    <a:graphicData uri="http://schemas.openxmlformats.org/drawingml/2006/picture">
                      <pic:pic xmlns:pic="http://schemas.openxmlformats.org/drawingml/2006/picture">
                        <pic:nvPicPr>
                          <pic:cNvPr id="0" name="image47.jpg" descr="Proceso de certificación y normalización, negocio certificado por la iso, conformidad con las normas internacionales y concepto de garantía de calidad. Persona tocando el icono del certificado."/>
                          <pic:cNvPicPr preferRelativeResize="0"/>
                        </pic:nvPicPr>
                        <pic:blipFill>
                          <a:blip r:embed="rId22"/>
                          <a:srcRect/>
                          <a:stretch>
                            <a:fillRect/>
                          </a:stretch>
                        </pic:blipFill>
                        <pic:spPr>
                          <a:xfrm>
                            <a:off x="0" y="0"/>
                            <a:ext cx="1793147" cy="1330857"/>
                          </a:xfrm>
                          <a:prstGeom prst="rect">
                            <a:avLst/>
                          </a:prstGeom>
                          <a:ln/>
                        </pic:spPr>
                      </pic:pic>
                    </a:graphicData>
                  </a:graphic>
                </wp:inline>
              </w:drawing>
            </w:r>
          </w:p>
          <w:p w14:paraId="0000007C" w14:textId="77777777" w:rsidR="0095013F" w:rsidRDefault="001C5456">
            <w:r>
              <w:t>Imagen de referente</w:t>
            </w:r>
          </w:p>
          <w:p w14:paraId="0000007D" w14:textId="77777777" w:rsidR="0095013F" w:rsidRDefault="00000000">
            <w:hyperlink r:id="rId23">
              <w:r w:rsidR="001C5456">
                <w:rPr>
                  <w:color w:val="0000FF"/>
                  <w:u w:val="single"/>
                </w:rPr>
                <w:t>https://image.shutterstock.com/image-photo/certification-standardization-process-iso-certified-600w-2103334220.jpg</w:t>
              </w:r>
            </w:hyperlink>
          </w:p>
          <w:p w14:paraId="0000007E" w14:textId="77777777" w:rsidR="0095013F" w:rsidRDefault="001C5456">
            <w:pPr>
              <w:rPr>
                <w:color w:val="999999"/>
              </w:rPr>
            </w:pPr>
            <w:r>
              <w:rPr>
                <w:b/>
              </w:rPr>
              <w:t>Imagen</w:t>
            </w:r>
            <w:r>
              <w:t xml:space="preserve"> 228130_i8</w:t>
            </w:r>
          </w:p>
        </w:tc>
        <w:tc>
          <w:tcPr>
            <w:tcW w:w="995" w:type="dxa"/>
            <w:shd w:val="clear" w:color="auto" w:fill="auto"/>
            <w:tcMar>
              <w:top w:w="100" w:type="dxa"/>
              <w:left w:w="100" w:type="dxa"/>
              <w:bottom w:w="100" w:type="dxa"/>
              <w:right w:w="100" w:type="dxa"/>
            </w:tcMar>
          </w:tcPr>
          <w:p w14:paraId="0000007F" w14:textId="77777777" w:rsidR="0095013F" w:rsidRDefault="001C5456">
            <w:pPr>
              <w:widowControl w:val="0"/>
              <w:ind w:left="720" w:hanging="720"/>
              <w:jc w:val="center"/>
              <w:rPr>
                <w:color w:val="999999"/>
              </w:rPr>
            </w:pPr>
            <w:r>
              <w:rPr>
                <w:color w:val="999999"/>
              </w:rPr>
              <w:lastRenderedPageBreak/>
              <w:t>N/A</w:t>
            </w:r>
          </w:p>
        </w:tc>
        <w:tc>
          <w:tcPr>
            <w:tcW w:w="4466" w:type="dxa"/>
            <w:shd w:val="clear" w:color="auto" w:fill="auto"/>
            <w:tcMar>
              <w:top w:w="100" w:type="dxa"/>
              <w:left w:w="100" w:type="dxa"/>
              <w:bottom w:w="100" w:type="dxa"/>
              <w:right w:w="100" w:type="dxa"/>
            </w:tcMar>
          </w:tcPr>
          <w:p w14:paraId="00000080" w14:textId="5DAEECD0" w:rsidR="0095013F" w:rsidRDefault="00BF6BAC">
            <w:pPr>
              <w:spacing w:after="120" w:line="240" w:lineRule="auto"/>
              <w:jc w:val="both"/>
              <w:rPr>
                <w:color w:val="999999"/>
              </w:rPr>
            </w:pPr>
            <w:bookmarkStart w:id="4" w:name="_heading=h.2et92p0" w:colFirst="0" w:colLast="0"/>
            <w:bookmarkEnd w:id="4"/>
            <w:r>
              <w:t>En</w:t>
            </w:r>
            <w:r w:rsidR="001C5456">
              <w:t xml:space="preserve"> este componente, se </w:t>
            </w:r>
            <w:r>
              <w:t xml:space="preserve">abordan </w:t>
            </w:r>
            <w:r w:rsidR="001C5456">
              <w:t xml:space="preserve">varios autores conocidos en pruebas de bases de datos, de quienes se han citado y referenciado conceptos y ejemplos para los fines educativos, en el entendido que el conocimiento es social y, por lo tanto, es para usarlo por quienes necesitan adquirirlo. Además, contiene temas cruciales refiriéndose a la </w:t>
            </w:r>
            <w:r w:rsidR="001C5456" w:rsidRPr="00612C6D">
              <w:t>construcción del plan de pruebas</w:t>
            </w:r>
            <w:r w:rsidR="001C5456" w:rsidRPr="00BF6BAC">
              <w:t xml:space="preserve">, </w:t>
            </w:r>
            <w:r w:rsidR="001C5456">
              <w:t xml:space="preserve">es decir, </w:t>
            </w:r>
            <w:r>
              <w:t xml:space="preserve">cómo </w:t>
            </w:r>
            <w:r w:rsidR="001C5456">
              <w:t xml:space="preserve">está compuesto el plan correspondiente detallando cada uno de sus componentes. Por otra parte, es pertinente desarrollar los conocimientos en las </w:t>
            </w:r>
            <w:r w:rsidR="001C5456" w:rsidRPr="00612C6D">
              <w:t>herramientas tecnológicas</w:t>
            </w:r>
            <w:r w:rsidR="001C5456">
              <w:t xml:space="preserve"> que permiten la </w:t>
            </w:r>
            <w:r w:rsidR="001C5456" w:rsidRPr="00612C6D">
              <w:t>implementación de pruebas</w:t>
            </w:r>
            <w:r w:rsidR="001C5456">
              <w:t xml:space="preserve"> en las bases de datos; actualmente varias de las pruebas que se le aplican a un determinado </w:t>
            </w:r>
            <w:r w:rsidR="002C1226" w:rsidRPr="002C1226">
              <w:rPr>
                <w:i/>
                <w:iCs/>
              </w:rPr>
              <w:t>software</w:t>
            </w:r>
            <w:r w:rsidR="001C5456">
              <w:t xml:space="preserve"> se pueden personalizar para implementarlas en la validación de una base de datos.</w:t>
            </w:r>
          </w:p>
        </w:tc>
        <w:tc>
          <w:tcPr>
            <w:tcW w:w="2999" w:type="dxa"/>
            <w:shd w:val="clear" w:color="auto" w:fill="auto"/>
            <w:tcMar>
              <w:top w:w="100" w:type="dxa"/>
              <w:left w:w="100" w:type="dxa"/>
              <w:bottom w:w="100" w:type="dxa"/>
              <w:right w:w="100" w:type="dxa"/>
            </w:tcMar>
          </w:tcPr>
          <w:p w14:paraId="00000081" w14:textId="77777777" w:rsidR="0095013F" w:rsidRDefault="001C5456">
            <w:pPr>
              <w:widowControl w:val="0"/>
            </w:pPr>
            <w:r>
              <w:t>Construcción del plan de pruebas.</w:t>
            </w:r>
          </w:p>
          <w:p w14:paraId="00000082" w14:textId="77777777" w:rsidR="0095013F" w:rsidRDefault="001C5456">
            <w:pPr>
              <w:widowControl w:val="0"/>
            </w:pPr>
            <w:r>
              <w:t>Herramientas tecnológicas</w:t>
            </w:r>
          </w:p>
          <w:p w14:paraId="00000083" w14:textId="77777777" w:rsidR="0095013F" w:rsidRDefault="001C5456">
            <w:pPr>
              <w:widowControl w:val="0"/>
            </w:pPr>
            <w:r>
              <w:t>Implementación de pruebas</w:t>
            </w:r>
          </w:p>
        </w:tc>
      </w:tr>
      <w:tr w:rsidR="0095013F" w14:paraId="5CCD0101" w14:textId="77777777">
        <w:tc>
          <w:tcPr>
            <w:tcW w:w="1033" w:type="dxa"/>
            <w:shd w:val="clear" w:color="auto" w:fill="auto"/>
            <w:tcMar>
              <w:top w:w="100" w:type="dxa"/>
              <w:left w:w="100" w:type="dxa"/>
              <w:bottom w:w="100" w:type="dxa"/>
              <w:right w:w="100" w:type="dxa"/>
            </w:tcMar>
          </w:tcPr>
          <w:p w14:paraId="00000084" w14:textId="77777777" w:rsidR="0095013F" w:rsidRDefault="001C5456">
            <w:pPr>
              <w:widowControl w:val="0"/>
              <w:rPr>
                <w:b/>
                <w:color w:val="999999"/>
              </w:rPr>
            </w:pPr>
            <w:r>
              <w:rPr>
                <w:b/>
                <w:color w:val="999999"/>
              </w:rPr>
              <w:lastRenderedPageBreak/>
              <w:t>4</w:t>
            </w:r>
          </w:p>
        </w:tc>
        <w:tc>
          <w:tcPr>
            <w:tcW w:w="3919" w:type="dxa"/>
            <w:shd w:val="clear" w:color="auto" w:fill="auto"/>
            <w:tcMar>
              <w:top w:w="100" w:type="dxa"/>
              <w:left w:w="100" w:type="dxa"/>
              <w:bottom w:w="100" w:type="dxa"/>
              <w:right w:w="100" w:type="dxa"/>
            </w:tcMar>
          </w:tcPr>
          <w:p w14:paraId="00000085" w14:textId="77777777" w:rsidR="0095013F" w:rsidRDefault="001C5456">
            <w:pPr>
              <w:widowControl w:val="0"/>
              <w:jc w:val="both"/>
            </w:pPr>
            <w:r>
              <w:t>En la medida que sale el texto visualizar las imágenes que se presentan</w:t>
            </w:r>
          </w:p>
          <w:p w14:paraId="00000086" w14:textId="77777777" w:rsidR="0095013F" w:rsidRDefault="001C5456">
            <w:pPr>
              <w:widowControl w:val="0"/>
              <w:rPr>
                <w:color w:val="999999"/>
              </w:rPr>
            </w:pPr>
            <w:r>
              <w:rPr>
                <w:noProof/>
              </w:rPr>
              <w:drawing>
                <wp:inline distT="0" distB="0" distL="0" distR="0" wp14:anchorId="045805C7" wp14:editId="3FE25951">
                  <wp:extent cx="2035862" cy="1193679"/>
                  <wp:effectExtent l="0" t="0" r="0" b="0"/>
                  <wp:docPr id="281" name="image55.jpg" descr="Concepto de pruebas de aplicaciones de software - Proceso de pruebas de aplicaciones de software con herramientas y marcos de automatización para identificar errores - Ilustración 3D"/>
                  <wp:cNvGraphicFramePr/>
                  <a:graphic xmlns:a="http://schemas.openxmlformats.org/drawingml/2006/main">
                    <a:graphicData uri="http://schemas.openxmlformats.org/drawingml/2006/picture">
                      <pic:pic xmlns:pic="http://schemas.openxmlformats.org/drawingml/2006/picture">
                        <pic:nvPicPr>
                          <pic:cNvPr id="0" name="image55.jpg" descr="Concepto de pruebas de aplicaciones de software - Proceso de pruebas de aplicaciones de software con herramientas y marcos de automatización para identificar errores - Ilustración 3D"/>
                          <pic:cNvPicPr preferRelativeResize="0"/>
                        </pic:nvPicPr>
                        <pic:blipFill>
                          <a:blip r:embed="rId24"/>
                          <a:srcRect/>
                          <a:stretch>
                            <a:fillRect/>
                          </a:stretch>
                        </pic:blipFill>
                        <pic:spPr>
                          <a:xfrm>
                            <a:off x="0" y="0"/>
                            <a:ext cx="2035862" cy="1193679"/>
                          </a:xfrm>
                          <a:prstGeom prst="rect">
                            <a:avLst/>
                          </a:prstGeom>
                          <a:ln/>
                        </pic:spPr>
                      </pic:pic>
                    </a:graphicData>
                  </a:graphic>
                </wp:inline>
              </w:drawing>
            </w:r>
          </w:p>
          <w:p w14:paraId="00000087" w14:textId="77777777" w:rsidR="0095013F" w:rsidRDefault="001C5456">
            <w:pPr>
              <w:widowControl w:val="0"/>
            </w:pPr>
            <w:r>
              <w:t>Imagen de referente</w:t>
            </w:r>
          </w:p>
          <w:p w14:paraId="00000088" w14:textId="1ABFCA3F" w:rsidR="0095013F" w:rsidRDefault="00000000">
            <w:pPr>
              <w:widowControl w:val="0"/>
            </w:pPr>
            <w:hyperlink r:id="rId25">
              <w:r w:rsidR="001C5456">
                <w:rPr>
                  <w:color w:val="0000FF"/>
                  <w:u w:val="single"/>
                </w:rPr>
                <w:t>https://image.shutterstock.com/image-illustration/</w:t>
              </w:r>
              <w:r w:rsidR="002C1226" w:rsidRPr="002C1226">
                <w:rPr>
                  <w:i/>
                  <w:iCs/>
                  <w:color w:val="0000FF"/>
                  <w:u w:val="single"/>
                </w:rPr>
                <w:t>software</w:t>
              </w:r>
              <w:r w:rsidR="001C5456">
                <w:rPr>
                  <w:color w:val="0000FF"/>
                  <w:u w:val="single"/>
                </w:rPr>
                <w:t>-application-testing-concept-process-600w-2181263961.jpg</w:t>
              </w:r>
            </w:hyperlink>
          </w:p>
          <w:p w14:paraId="00000089" w14:textId="77777777" w:rsidR="0095013F" w:rsidRDefault="001C5456">
            <w:pPr>
              <w:widowControl w:val="0"/>
            </w:pPr>
            <w:r>
              <w:rPr>
                <w:b/>
              </w:rPr>
              <w:t>Imagen</w:t>
            </w:r>
            <w:r>
              <w:t xml:space="preserve"> 228130_i9</w:t>
            </w:r>
          </w:p>
          <w:p w14:paraId="0000008A" w14:textId="77777777" w:rsidR="0095013F" w:rsidRDefault="001C5456">
            <w:pPr>
              <w:widowControl w:val="0"/>
            </w:pPr>
            <w:r>
              <w:rPr>
                <w:noProof/>
              </w:rPr>
              <w:drawing>
                <wp:inline distT="0" distB="0" distL="0" distR="0" wp14:anchorId="698950D7" wp14:editId="53EF2ED5">
                  <wp:extent cx="1741922" cy="1800038"/>
                  <wp:effectExtent l="0" t="0" r="0" b="0"/>
                  <wp:docPr id="285" name="image60.jpg" descr="Resolución de problemas Icono de cristal y engranajes de aumento de símbolos en el fondo moderno Ilustración de vectores de diseño plano"/>
                  <wp:cNvGraphicFramePr/>
                  <a:graphic xmlns:a="http://schemas.openxmlformats.org/drawingml/2006/main">
                    <a:graphicData uri="http://schemas.openxmlformats.org/drawingml/2006/picture">
                      <pic:pic xmlns:pic="http://schemas.openxmlformats.org/drawingml/2006/picture">
                        <pic:nvPicPr>
                          <pic:cNvPr id="0" name="image60.jpg" descr="Resolución de problemas Icono de cristal y engranajes de aumento de símbolos en el fondo moderno Ilustración de vectores de diseño plano"/>
                          <pic:cNvPicPr preferRelativeResize="0"/>
                        </pic:nvPicPr>
                        <pic:blipFill>
                          <a:blip r:embed="rId26"/>
                          <a:srcRect/>
                          <a:stretch>
                            <a:fillRect/>
                          </a:stretch>
                        </pic:blipFill>
                        <pic:spPr>
                          <a:xfrm>
                            <a:off x="0" y="0"/>
                            <a:ext cx="1741922" cy="1800038"/>
                          </a:xfrm>
                          <a:prstGeom prst="rect">
                            <a:avLst/>
                          </a:prstGeom>
                          <a:ln/>
                        </pic:spPr>
                      </pic:pic>
                    </a:graphicData>
                  </a:graphic>
                </wp:inline>
              </w:drawing>
            </w:r>
          </w:p>
          <w:p w14:paraId="0000008B" w14:textId="77777777" w:rsidR="0095013F" w:rsidRDefault="001C5456">
            <w:pPr>
              <w:widowControl w:val="0"/>
            </w:pPr>
            <w:r>
              <w:t>Imagen de referente</w:t>
            </w:r>
          </w:p>
          <w:p w14:paraId="0000008C" w14:textId="77777777" w:rsidR="0095013F" w:rsidRDefault="00000000">
            <w:pPr>
              <w:widowControl w:val="0"/>
            </w:pPr>
            <w:hyperlink r:id="rId27">
              <w:r w:rsidR="001C5456">
                <w:rPr>
                  <w:color w:val="0000FF"/>
                  <w:u w:val="single"/>
                </w:rPr>
                <w:t>https://image.shutterstock.com/image-vector/troubleshooting-symbol-magnifying-glass-gears-600w-198791339.jpg</w:t>
              </w:r>
            </w:hyperlink>
          </w:p>
          <w:p w14:paraId="0000008D" w14:textId="77777777" w:rsidR="0095013F" w:rsidRDefault="001C5456">
            <w:pPr>
              <w:widowControl w:val="0"/>
            </w:pPr>
            <w:r>
              <w:t>Imagen 228130_i10</w:t>
            </w:r>
          </w:p>
          <w:p w14:paraId="0000008E" w14:textId="77777777" w:rsidR="0095013F" w:rsidRDefault="001C5456">
            <w:pPr>
              <w:widowControl w:val="0"/>
              <w:rPr>
                <w:color w:val="999999"/>
              </w:rPr>
            </w:pPr>
            <w:r>
              <w:rPr>
                <w:noProof/>
              </w:rPr>
              <w:drawing>
                <wp:inline distT="0" distB="0" distL="0" distR="0" wp14:anchorId="19E47C58" wp14:editId="6D830313">
                  <wp:extent cx="2212718" cy="1550255"/>
                  <wp:effectExtent l="0" t="0" r="0" b="0"/>
                  <wp:docPr id="283" name="image45.jpg" descr="concepto de infraestructura de Internet. Resumen de los antecedentes tecnológicos. Representación 3D."/>
                  <wp:cNvGraphicFramePr/>
                  <a:graphic xmlns:a="http://schemas.openxmlformats.org/drawingml/2006/main">
                    <a:graphicData uri="http://schemas.openxmlformats.org/drawingml/2006/picture">
                      <pic:pic xmlns:pic="http://schemas.openxmlformats.org/drawingml/2006/picture">
                        <pic:nvPicPr>
                          <pic:cNvPr id="0" name="image45.jpg" descr="concepto de infraestructura de Internet. Resumen de los antecedentes tecnológicos. Representación 3D."/>
                          <pic:cNvPicPr preferRelativeResize="0"/>
                        </pic:nvPicPr>
                        <pic:blipFill>
                          <a:blip r:embed="rId28"/>
                          <a:srcRect/>
                          <a:stretch>
                            <a:fillRect/>
                          </a:stretch>
                        </pic:blipFill>
                        <pic:spPr>
                          <a:xfrm>
                            <a:off x="0" y="0"/>
                            <a:ext cx="2212718" cy="1550255"/>
                          </a:xfrm>
                          <a:prstGeom prst="rect">
                            <a:avLst/>
                          </a:prstGeom>
                          <a:ln/>
                        </pic:spPr>
                      </pic:pic>
                    </a:graphicData>
                  </a:graphic>
                </wp:inline>
              </w:drawing>
            </w:r>
          </w:p>
          <w:p w14:paraId="0000008F" w14:textId="77777777" w:rsidR="0095013F" w:rsidRDefault="001C5456">
            <w:pPr>
              <w:widowControl w:val="0"/>
            </w:pPr>
            <w:r>
              <w:t>Imagen de referente</w:t>
            </w:r>
          </w:p>
          <w:p w14:paraId="00000090" w14:textId="77777777" w:rsidR="0095013F" w:rsidRDefault="00000000">
            <w:pPr>
              <w:widowControl w:val="0"/>
            </w:pPr>
            <w:hyperlink r:id="rId29">
              <w:r w:rsidR="001C5456">
                <w:rPr>
                  <w:color w:val="0000FF"/>
                  <w:u w:val="single"/>
                </w:rPr>
                <w:t>https://image.shutterstock.com/image-illustration/cloud-architecture-platform-internet-infrastructure-600w-1748437547.jpg</w:t>
              </w:r>
            </w:hyperlink>
          </w:p>
          <w:p w14:paraId="00000091" w14:textId="77777777" w:rsidR="0095013F" w:rsidRDefault="001C5456">
            <w:pPr>
              <w:widowControl w:val="0"/>
            </w:pPr>
            <w:r>
              <w:rPr>
                <w:b/>
              </w:rPr>
              <w:t>Imagen</w:t>
            </w:r>
            <w:r>
              <w:t xml:space="preserve"> 228130_i11</w:t>
            </w:r>
          </w:p>
        </w:tc>
        <w:tc>
          <w:tcPr>
            <w:tcW w:w="995" w:type="dxa"/>
            <w:shd w:val="clear" w:color="auto" w:fill="auto"/>
            <w:tcMar>
              <w:top w:w="100" w:type="dxa"/>
              <w:left w:w="100" w:type="dxa"/>
              <w:bottom w:w="100" w:type="dxa"/>
              <w:right w:w="100" w:type="dxa"/>
            </w:tcMar>
          </w:tcPr>
          <w:p w14:paraId="00000092" w14:textId="77777777" w:rsidR="0095013F" w:rsidRDefault="001C5456">
            <w:pPr>
              <w:widowControl w:val="0"/>
              <w:jc w:val="center"/>
              <w:rPr>
                <w:color w:val="999999"/>
              </w:rPr>
            </w:pPr>
            <w:r>
              <w:rPr>
                <w:color w:val="999999"/>
              </w:rPr>
              <w:lastRenderedPageBreak/>
              <w:t>N/A</w:t>
            </w:r>
          </w:p>
        </w:tc>
        <w:tc>
          <w:tcPr>
            <w:tcW w:w="4466" w:type="dxa"/>
            <w:shd w:val="clear" w:color="auto" w:fill="auto"/>
            <w:tcMar>
              <w:top w:w="100" w:type="dxa"/>
              <w:left w:w="100" w:type="dxa"/>
              <w:bottom w:w="100" w:type="dxa"/>
              <w:right w:w="100" w:type="dxa"/>
            </w:tcMar>
          </w:tcPr>
          <w:p w14:paraId="00000093" w14:textId="4ABE8ED4" w:rsidR="0095013F" w:rsidRDefault="001C5456">
            <w:pPr>
              <w:spacing w:after="120" w:line="240" w:lineRule="auto"/>
              <w:jc w:val="both"/>
            </w:pPr>
            <w:bookmarkStart w:id="5" w:name="_heading=h.tyjcwt" w:colFirst="0" w:colLast="0"/>
            <w:bookmarkEnd w:id="5"/>
            <w:r>
              <w:t xml:space="preserve">El </w:t>
            </w:r>
            <w:r w:rsidRPr="00612C6D">
              <w:t>tipo de pruebas</w:t>
            </w:r>
            <w:r>
              <w:t xml:space="preserve"> que se realizan a una base de datos está comprendido en tres grandes grupos, las </w:t>
            </w:r>
            <w:r w:rsidRPr="00612C6D">
              <w:t>pruebas funcionales</w:t>
            </w:r>
            <w:r>
              <w:t xml:space="preserve"> </w:t>
            </w:r>
            <w:r>
              <w:rPr>
                <w:color w:val="000000"/>
              </w:rPr>
              <w:t>que se centran en el comportamiento del sistema, o cierta parte del componente del sistema, descrito en las especificaciones de los requerimientos</w:t>
            </w:r>
            <w:r>
              <w:t xml:space="preserve">, las </w:t>
            </w:r>
            <w:r w:rsidRPr="00612C6D">
              <w:t>pruebas no funcionales</w:t>
            </w:r>
            <w:r>
              <w:t xml:space="preserve"> que </w:t>
            </w:r>
            <w:r>
              <w:rPr>
                <w:color w:val="000000"/>
              </w:rPr>
              <w:t xml:space="preserve">incluyen las pruebas </w:t>
            </w:r>
            <w:r w:rsidR="00BF6BAC">
              <w:rPr>
                <w:color w:val="000000"/>
              </w:rPr>
              <w:t>rendimiento</w:t>
            </w:r>
            <w:r>
              <w:rPr>
                <w:color w:val="000000"/>
              </w:rPr>
              <w:t xml:space="preserve">, </w:t>
            </w:r>
            <w:r w:rsidR="00BF6BAC">
              <w:rPr>
                <w:color w:val="000000"/>
              </w:rPr>
              <w:t>carga</w:t>
            </w:r>
            <w:r>
              <w:rPr>
                <w:color w:val="000000"/>
              </w:rPr>
              <w:t xml:space="preserve">, </w:t>
            </w:r>
            <w:r w:rsidR="00BF6BAC">
              <w:rPr>
                <w:color w:val="000000"/>
              </w:rPr>
              <w:t>estrés</w:t>
            </w:r>
            <w:r>
              <w:rPr>
                <w:color w:val="000000"/>
              </w:rPr>
              <w:t xml:space="preserve">, </w:t>
            </w:r>
            <w:r w:rsidR="00BF6BAC">
              <w:rPr>
                <w:color w:val="000000"/>
              </w:rPr>
              <w:t>usabilidad</w:t>
            </w:r>
            <w:r>
              <w:rPr>
                <w:color w:val="000000"/>
              </w:rPr>
              <w:t xml:space="preserve">, </w:t>
            </w:r>
            <w:r w:rsidR="00BF6BAC">
              <w:rPr>
                <w:color w:val="000000"/>
              </w:rPr>
              <w:t>mantenibilidad</w:t>
            </w:r>
            <w:r>
              <w:rPr>
                <w:color w:val="000000"/>
              </w:rPr>
              <w:t xml:space="preserve">, </w:t>
            </w:r>
            <w:r w:rsidR="00BF6BAC">
              <w:rPr>
                <w:color w:val="000000"/>
              </w:rPr>
              <w:t xml:space="preserve">fiabilidad </w:t>
            </w:r>
            <w:r>
              <w:rPr>
                <w:color w:val="000000"/>
              </w:rPr>
              <w:t xml:space="preserve">o </w:t>
            </w:r>
            <w:r w:rsidR="00BF6BAC">
              <w:rPr>
                <w:color w:val="000000"/>
              </w:rPr>
              <w:t>portabilidad</w:t>
            </w:r>
            <w:r>
              <w:rPr>
                <w:color w:val="000000"/>
              </w:rPr>
              <w:t>, entre otras</w:t>
            </w:r>
            <w:r w:rsidR="00BF6BAC">
              <w:rPr>
                <w:color w:val="000000"/>
              </w:rPr>
              <w:t>; p</w:t>
            </w:r>
            <w:r>
              <w:rPr>
                <w:color w:val="000000"/>
              </w:rPr>
              <w:t xml:space="preserve">or ende, se centran en características del </w:t>
            </w:r>
            <w:r w:rsidR="002C1226" w:rsidRPr="002C1226">
              <w:rPr>
                <w:i/>
                <w:iCs/>
                <w:color w:val="000000"/>
              </w:rPr>
              <w:t>software</w:t>
            </w:r>
            <w:r>
              <w:rPr>
                <w:color w:val="000000"/>
              </w:rPr>
              <w:t xml:space="preserve"> que establecen “cómo trabaja el sistema”</w:t>
            </w:r>
            <w:r w:rsidR="00BF6BAC">
              <w:rPr>
                <w:color w:val="000000"/>
              </w:rPr>
              <w:t>.</w:t>
            </w:r>
            <w:r>
              <w:rPr>
                <w:color w:val="000000"/>
              </w:rPr>
              <w:t xml:space="preserve"> </w:t>
            </w:r>
            <w:r w:rsidR="00BF6BAC">
              <w:t xml:space="preserve">Por </w:t>
            </w:r>
            <w:r>
              <w:t xml:space="preserve">último, las pruebas estructurales que </w:t>
            </w:r>
            <w:r>
              <w:rPr>
                <w:color w:val="000000"/>
              </w:rPr>
              <w:t>se pueden ejecutar en todos los niveles de las pruebas,</w:t>
            </w:r>
            <w:r w:rsidR="00BF6BAC">
              <w:rPr>
                <w:color w:val="000000"/>
              </w:rPr>
              <w:t xml:space="preserve"> y son</w:t>
            </w:r>
            <w:r>
              <w:rPr>
                <w:color w:val="000000"/>
              </w:rPr>
              <w:t xml:space="preserve"> especialmente efectivas para medir estructura o arquitectura de la base de datos</w:t>
            </w:r>
            <w:r>
              <w:t>.</w:t>
            </w:r>
          </w:p>
          <w:p w14:paraId="00000094" w14:textId="77777777" w:rsidR="0095013F" w:rsidRDefault="0095013F">
            <w:pPr>
              <w:widowControl w:val="0"/>
              <w:jc w:val="both"/>
            </w:pPr>
          </w:p>
        </w:tc>
        <w:tc>
          <w:tcPr>
            <w:tcW w:w="2999" w:type="dxa"/>
            <w:shd w:val="clear" w:color="auto" w:fill="auto"/>
            <w:tcMar>
              <w:top w:w="100" w:type="dxa"/>
              <w:left w:w="100" w:type="dxa"/>
              <w:bottom w:w="100" w:type="dxa"/>
              <w:right w:w="100" w:type="dxa"/>
            </w:tcMar>
          </w:tcPr>
          <w:p w14:paraId="00000095" w14:textId="77777777" w:rsidR="0095013F" w:rsidRDefault="001C5456">
            <w:pPr>
              <w:widowControl w:val="0"/>
            </w:pPr>
            <w:r>
              <w:t>Tipo de pruebas</w:t>
            </w:r>
          </w:p>
          <w:p w14:paraId="00000096" w14:textId="77777777" w:rsidR="0095013F" w:rsidRDefault="001C5456">
            <w:pPr>
              <w:widowControl w:val="0"/>
            </w:pPr>
            <w:r>
              <w:t>Pruebas funcionales</w:t>
            </w:r>
          </w:p>
          <w:p w14:paraId="00000097" w14:textId="77777777" w:rsidR="0095013F" w:rsidRDefault="001C5456">
            <w:pPr>
              <w:widowControl w:val="0"/>
            </w:pPr>
            <w:r>
              <w:t>Pruebas no funcionales</w:t>
            </w:r>
          </w:p>
          <w:p w14:paraId="00000098" w14:textId="77777777" w:rsidR="0095013F" w:rsidRDefault="001C5456">
            <w:pPr>
              <w:widowControl w:val="0"/>
            </w:pPr>
            <w:r>
              <w:t>Pruebas estructurales</w:t>
            </w:r>
          </w:p>
          <w:p w14:paraId="00000099" w14:textId="77777777" w:rsidR="0095013F" w:rsidRDefault="0095013F">
            <w:pPr>
              <w:widowControl w:val="0"/>
            </w:pPr>
          </w:p>
        </w:tc>
      </w:tr>
      <w:tr w:rsidR="0095013F" w14:paraId="3FAC59E8" w14:textId="77777777">
        <w:tc>
          <w:tcPr>
            <w:tcW w:w="1033" w:type="dxa"/>
            <w:shd w:val="clear" w:color="auto" w:fill="auto"/>
            <w:tcMar>
              <w:top w:w="100" w:type="dxa"/>
              <w:left w:w="100" w:type="dxa"/>
              <w:bottom w:w="100" w:type="dxa"/>
              <w:right w:w="100" w:type="dxa"/>
            </w:tcMar>
          </w:tcPr>
          <w:p w14:paraId="0000009A" w14:textId="77777777" w:rsidR="0095013F" w:rsidRDefault="001C5456">
            <w:pPr>
              <w:widowControl w:val="0"/>
              <w:rPr>
                <w:b/>
                <w:color w:val="999999"/>
              </w:rPr>
            </w:pPr>
            <w:bookmarkStart w:id="6" w:name="_heading=h.3dy6vkm" w:colFirst="0" w:colLast="0"/>
            <w:bookmarkEnd w:id="6"/>
            <w:r>
              <w:rPr>
                <w:b/>
                <w:color w:val="999999"/>
              </w:rPr>
              <w:t>5</w:t>
            </w:r>
          </w:p>
        </w:tc>
        <w:tc>
          <w:tcPr>
            <w:tcW w:w="3919" w:type="dxa"/>
            <w:shd w:val="clear" w:color="auto" w:fill="auto"/>
            <w:tcMar>
              <w:top w:w="100" w:type="dxa"/>
              <w:left w:w="100" w:type="dxa"/>
              <w:bottom w:w="100" w:type="dxa"/>
              <w:right w:w="100" w:type="dxa"/>
            </w:tcMar>
          </w:tcPr>
          <w:p w14:paraId="0000009B" w14:textId="77777777" w:rsidR="0095013F" w:rsidRDefault="001C5456">
            <w:pPr>
              <w:widowControl w:val="0"/>
            </w:pPr>
            <w:r>
              <w:t>Presentar las imágenes en la medida en que se expone la descripción.</w:t>
            </w:r>
          </w:p>
          <w:p w14:paraId="0000009C" w14:textId="77777777" w:rsidR="0095013F" w:rsidRDefault="001C5456">
            <w:pPr>
              <w:widowControl w:val="0"/>
            </w:pPr>
            <w:r>
              <w:rPr>
                <w:noProof/>
              </w:rPr>
              <w:lastRenderedPageBreak/>
              <w:drawing>
                <wp:inline distT="0" distB="0" distL="0" distR="0" wp14:anchorId="5619D834" wp14:editId="388816BC">
                  <wp:extent cx="1895080" cy="1422310"/>
                  <wp:effectExtent l="0" t="0" r="0" b="0"/>
                  <wp:docPr id="284" name="image62.jpg" descr="Tecnología de desarrollo de aplicaciones, depuración y prueba de código de software para errores y fallos de búsqueda. Concepto de datos de programación, análisis y codificación. Ilustración vectorial."/>
                  <wp:cNvGraphicFramePr/>
                  <a:graphic xmlns:a="http://schemas.openxmlformats.org/drawingml/2006/main">
                    <a:graphicData uri="http://schemas.openxmlformats.org/drawingml/2006/picture">
                      <pic:pic xmlns:pic="http://schemas.openxmlformats.org/drawingml/2006/picture">
                        <pic:nvPicPr>
                          <pic:cNvPr id="0" name="image62.jpg" descr="Tecnología de desarrollo de aplicaciones, depuración y prueba de código de software para errores y fallos de búsqueda. Concepto de datos de programación, análisis y codificación. Ilustración vectorial."/>
                          <pic:cNvPicPr preferRelativeResize="0"/>
                        </pic:nvPicPr>
                        <pic:blipFill>
                          <a:blip r:embed="rId30"/>
                          <a:srcRect/>
                          <a:stretch>
                            <a:fillRect/>
                          </a:stretch>
                        </pic:blipFill>
                        <pic:spPr>
                          <a:xfrm>
                            <a:off x="0" y="0"/>
                            <a:ext cx="1895080" cy="1422310"/>
                          </a:xfrm>
                          <a:prstGeom prst="rect">
                            <a:avLst/>
                          </a:prstGeom>
                          <a:ln/>
                        </pic:spPr>
                      </pic:pic>
                    </a:graphicData>
                  </a:graphic>
                </wp:inline>
              </w:drawing>
            </w:r>
          </w:p>
          <w:p w14:paraId="0000009D" w14:textId="77777777" w:rsidR="0095013F" w:rsidRDefault="001C5456">
            <w:pPr>
              <w:widowControl w:val="0"/>
            </w:pPr>
            <w:r>
              <w:t>Imagen de referente:</w:t>
            </w:r>
          </w:p>
          <w:p w14:paraId="0000009E" w14:textId="0B7A40D9" w:rsidR="0095013F" w:rsidRDefault="00000000">
            <w:pPr>
              <w:widowControl w:val="0"/>
            </w:pPr>
            <w:hyperlink r:id="rId31">
              <w:r w:rsidR="001C5456">
                <w:rPr>
                  <w:color w:val="0000FF"/>
                  <w:u w:val="single"/>
                </w:rPr>
                <w:t>https://image.shutterstock.com/image-vector/</w:t>
              </w:r>
              <w:r w:rsidR="002C1226" w:rsidRPr="002C1226">
                <w:rPr>
                  <w:i/>
                  <w:iCs/>
                  <w:color w:val="0000FF"/>
                  <w:u w:val="single"/>
                </w:rPr>
                <w:t>software</w:t>
              </w:r>
              <w:r w:rsidR="001C5456">
                <w:rPr>
                  <w:color w:val="0000FF"/>
                  <w:u w:val="single"/>
                </w:rPr>
                <w:t>-developer-freelancer-coding-this-600w-343443329.jpg</w:t>
              </w:r>
            </w:hyperlink>
          </w:p>
          <w:p w14:paraId="0000009F" w14:textId="77777777" w:rsidR="0095013F" w:rsidRDefault="001C5456">
            <w:pPr>
              <w:widowControl w:val="0"/>
            </w:pPr>
            <w:r>
              <w:rPr>
                <w:b/>
              </w:rPr>
              <w:t>Imagen</w:t>
            </w:r>
            <w:r>
              <w:t xml:space="preserve"> 228130_i12</w:t>
            </w:r>
          </w:p>
          <w:p w14:paraId="000000A0" w14:textId="77777777" w:rsidR="0095013F" w:rsidRDefault="0095013F">
            <w:pPr>
              <w:widowControl w:val="0"/>
            </w:pPr>
          </w:p>
          <w:p w14:paraId="000000A1" w14:textId="77777777" w:rsidR="0095013F" w:rsidRDefault="001C5456">
            <w:pPr>
              <w:widowControl w:val="0"/>
              <w:rPr>
                <w:color w:val="999999"/>
              </w:rPr>
            </w:pPr>
            <w:r>
              <w:rPr>
                <w:noProof/>
              </w:rPr>
              <w:drawing>
                <wp:inline distT="0" distB="0" distL="0" distR="0" wp14:anchorId="57DD0DF3" wp14:editId="566D1372">
                  <wp:extent cx="1688608" cy="1407768"/>
                  <wp:effectExtent l="0" t="0" r="0" b="0"/>
                  <wp:docPr id="286" name="image52.jpg" descr="Desarrollador de software o programador independiente es Codificación. Esto también representa los requisitos de recopilación de analistas de negocios, código de prueba de probadores, ingeniero que proporciona soporte de aplicaciones, ilustración vectorial, conjunto de iconos."/>
                  <wp:cNvGraphicFramePr/>
                  <a:graphic xmlns:a="http://schemas.openxmlformats.org/drawingml/2006/main">
                    <a:graphicData uri="http://schemas.openxmlformats.org/drawingml/2006/picture">
                      <pic:pic xmlns:pic="http://schemas.openxmlformats.org/drawingml/2006/picture">
                        <pic:nvPicPr>
                          <pic:cNvPr id="0" name="image52.jpg" descr="Desarrollador de software o programador independiente es Codificación. Esto también representa los requisitos de recopilación de analistas de negocios, código de prueba de probadores, ingeniero que proporciona soporte de aplicaciones, ilustración vectorial, conjunto de iconos."/>
                          <pic:cNvPicPr preferRelativeResize="0"/>
                        </pic:nvPicPr>
                        <pic:blipFill>
                          <a:blip r:embed="rId32"/>
                          <a:srcRect/>
                          <a:stretch>
                            <a:fillRect/>
                          </a:stretch>
                        </pic:blipFill>
                        <pic:spPr>
                          <a:xfrm>
                            <a:off x="0" y="0"/>
                            <a:ext cx="1688608" cy="1407768"/>
                          </a:xfrm>
                          <a:prstGeom prst="rect">
                            <a:avLst/>
                          </a:prstGeom>
                          <a:ln/>
                        </pic:spPr>
                      </pic:pic>
                    </a:graphicData>
                  </a:graphic>
                </wp:inline>
              </w:drawing>
            </w:r>
          </w:p>
          <w:p w14:paraId="000000A2" w14:textId="77777777" w:rsidR="0095013F" w:rsidRDefault="001C5456">
            <w:pPr>
              <w:widowControl w:val="0"/>
            </w:pPr>
            <w:r>
              <w:t>Imagen de referente:</w:t>
            </w:r>
          </w:p>
          <w:p w14:paraId="000000A3" w14:textId="77777777" w:rsidR="0095013F" w:rsidRDefault="00000000">
            <w:pPr>
              <w:widowControl w:val="0"/>
            </w:pPr>
            <w:hyperlink r:id="rId33">
              <w:r w:rsidR="001C5456">
                <w:rPr>
                  <w:color w:val="0000FF"/>
                  <w:u w:val="single"/>
                </w:rPr>
                <w:t>https://image.shutterstock.com/image-illustration/update-concept-neon-word-lights-600w-2158360563.jpg</w:t>
              </w:r>
            </w:hyperlink>
            <w:r w:rsidR="001C5456">
              <w:t xml:space="preserve"> </w:t>
            </w:r>
          </w:p>
          <w:p w14:paraId="000000A4" w14:textId="77777777" w:rsidR="0095013F" w:rsidRDefault="001C5456">
            <w:pPr>
              <w:widowControl w:val="0"/>
            </w:pPr>
            <w:r>
              <w:t>Imagen 228130_i13</w:t>
            </w:r>
          </w:p>
          <w:p w14:paraId="000000A5" w14:textId="77777777" w:rsidR="0095013F" w:rsidRDefault="001C5456">
            <w:pPr>
              <w:widowControl w:val="0"/>
            </w:pPr>
            <w:r>
              <w:rPr>
                <w:noProof/>
              </w:rPr>
              <w:lastRenderedPageBreak/>
              <w:drawing>
                <wp:inline distT="0" distB="0" distL="0" distR="0" wp14:anchorId="318FD308" wp14:editId="759FB2D8">
                  <wp:extent cx="1903911" cy="1326070"/>
                  <wp:effectExtent l="0" t="0" r="0" b="0"/>
                  <wp:docPr id="287" name="image50.jpg" descr="Joven empresario en concepto de cloud computing"/>
                  <wp:cNvGraphicFramePr/>
                  <a:graphic xmlns:a="http://schemas.openxmlformats.org/drawingml/2006/main">
                    <a:graphicData uri="http://schemas.openxmlformats.org/drawingml/2006/picture">
                      <pic:pic xmlns:pic="http://schemas.openxmlformats.org/drawingml/2006/picture">
                        <pic:nvPicPr>
                          <pic:cNvPr id="0" name="image50.jpg" descr="Joven empresario en concepto de cloud computing"/>
                          <pic:cNvPicPr preferRelativeResize="0"/>
                        </pic:nvPicPr>
                        <pic:blipFill>
                          <a:blip r:embed="rId34"/>
                          <a:srcRect/>
                          <a:stretch>
                            <a:fillRect/>
                          </a:stretch>
                        </pic:blipFill>
                        <pic:spPr>
                          <a:xfrm>
                            <a:off x="0" y="0"/>
                            <a:ext cx="1903911" cy="1326070"/>
                          </a:xfrm>
                          <a:prstGeom prst="rect">
                            <a:avLst/>
                          </a:prstGeom>
                          <a:ln/>
                        </pic:spPr>
                      </pic:pic>
                    </a:graphicData>
                  </a:graphic>
                </wp:inline>
              </w:drawing>
            </w:r>
          </w:p>
          <w:p w14:paraId="000000A6" w14:textId="77777777" w:rsidR="0095013F" w:rsidRDefault="001C5456">
            <w:pPr>
              <w:widowControl w:val="0"/>
            </w:pPr>
            <w:r>
              <w:t>Imagen de referente:</w:t>
            </w:r>
          </w:p>
          <w:p w14:paraId="000000A7" w14:textId="77777777" w:rsidR="0095013F" w:rsidRDefault="00000000">
            <w:pPr>
              <w:widowControl w:val="0"/>
            </w:pPr>
            <w:hyperlink r:id="rId35">
              <w:r w:rsidR="001C5456">
                <w:rPr>
                  <w:color w:val="0000FF"/>
                  <w:u w:val="single"/>
                </w:rPr>
                <w:t>https://image.shutterstock.com/image-photo/young-businessman-cloud-computing-concept-600w-533935501.jpg</w:t>
              </w:r>
            </w:hyperlink>
          </w:p>
          <w:p w14:paraId="000000A8" w14:textId="77777777" w:rsidR="0095013F" w:rsidRDefault="001C5456">
            <w:pPr>
              <w:widowControl w:val="0"/>
              <w:rPr>
                <w:color w:val="999999"/>
              </w:rPr>
            </w:pPr>
            <w:r>
              <w:rPr>
                <w:b/>
              </w:rPr>
              <w:t>Imagen</w:t>
            </w:r>
            <w:r>
              <w:t xml:space="preserve"> 228130_i14</w:t>
            </w:r>
          </w:p>
        </w:tc>
        <w:tc>
          <w:tcPr>
            <w:tcW w:w="995" w:type="dxa"/>
            <w:shd w:val="clear" w:color="auto" w:fill="auto"/>
            <w:tcMar>
              <w:top w:w="100" w:type="dxa"/>
              <w:left w:w="100" w:type="dxa"/>
              <w:bottom w:w="100" w:type="dxa"/>
              <w:right w:w="100" w:type="dxa"/>
            </w:tcMar>
          </w:tcPr>
          <w:p w14:paraId="000000A9" w14:textId="77777777" w:rsidR="0095013F" w:rsidRDefault="001C5456">
            <w:pPr>
              <w:widowControl w:val="0"/>
              <w:jc w:val="center"/>
              <w:rPr>
                <w:color w:val="999999"/>
              </w:rPr>
            </w:pPr>
            <w:r>
              <w:rPr>
                <w:color w:val="999999"/>
              </w:rPr>
              <w:lastRenderedPageBreak/>
              <w:t>N/A</w:t>
            </w:r>
          </w:p>
        </w:tc>
        <w:tc>
          <w:tcPr>
            <w:tcW w:w="4466" w:type="dxa"/>
            <w:shd w:val="clear" w:color="auto" w:fill="auto"/>
            <w:tcMar>
              <w:top w:w="100" w:type="dxa"/>
              <w:left w:w="100" w:type="dxa"/>
              <w:bottom w:w="100" w:type="dxa"/>
              <w:right w:w="100" w:type="dxa"/>
            </w:tcMar>
          </w:tcPr>
          <w:p w14:paraId="000000AA" w14:textId="77777777" w:rsidR="0095013F" w:rsidRDefault="001C5456">
            <w:pPr>
              <w:spacing w:after="120" w:line="240" w:lineRule="auto"/>
              <w:jc w:val="both"/>
            </w:pPr>
            <w:bookmarkStart w:id="7" w:name="_heading=h.1t3h5sf" w:colFirst="0" w:colLast="0"/>
            <w:bookmarkEnd w:id="7"/>
            <w:r>
              <w:t xml:space="preserve">En conclusión, una de las tareas más importantes es el plan de pruebas de las bases de datos, que abarca desde el modelamiento de los casos de prueba, hasta la definición de las estructuras del </w:t>
            </w:r>
            <w:r w:rsidRPr="00612C6D">
              <w:t>plan de pruebas</w:t>
            </w:r>
            <w:r>
              <w:t xml:space="preserve">, para lo cual se debe tener total claridad y entero conocimiento de los </w:t>
            </w:r>
            <w:r>
              <w:lastRenderedPageBreak/>
              <w:t xml:space="preserve">requerimientos del sistema, usabilidad de la información y de los </w:t>
            </w:r>
            <w:r w:rsidRPr="00612C6D">
              <w:t>recursos e infraestructura</w:t>
            </w:r>
            <w:r>
              <w:t xml:space="preserve"> con la que cuenta la organización tanto para el almacenamiento como para su procesamiento.</w:t>
            </w:r>
          </w:p>
          <w:p w14:paraId="000000AB" w14:textId="411E792F" w:rsidR="0095013F" w:rsidRDefault="00BF6BAC">
            <w:pPr>
              <w:spacing w:after="120" w:line="240" w:lineRule="auto"/>
              <w:jc w:val="both"/>
            </w:pPr>
            <w:r>
              <w:t>Se espera que</w:t>
            </w:r>
            <w:r w:rsidR="001C5456">
              <w:t xml:space="preserve"> este componente formativo sea útil para todos, aprendices y lectores en general, que estén interesados en acercarse a </w:t>
            </w:r>
            <w:r>
              <w:t>los conce</w:t>
            </w:r>
            <w:r w:rsidR="008315F3">
              <w:t>p</w:t>
            </w:r>
            <w:r>
              <w:t xml:space="preserve">tos </w:t>
            </w:r>
            <w:r w:rsidR="001C5456">
              <w:t>básicos de la programación de aplicaciones y gestión de pruebas de bases de datos, por medio de herramientas manuales y herramientas tecnológicas.</w:t>
            </w:r>
          </w:p>
        </w:tc>
        <w:tc>
          <w:tcPr>
            <w:tcW w:w="2999" w:type="dxa"/>
            <w:shd w:val="clear" w:color="auto" w:fill="auto"/>
            <w:tcMar>
              <w:top w:w="100" w:type="dxa"/>
              <w:left w:w="100" w:type="dxa"/>
              <w:bottom w:w="100" w:type="dxa"/>
              <w:right w:w="100" w:type="dxa"/>
            </w:tcMar>
          </w:tcPr>
          <w:p w14:paraId="000000AC" w14:textId="77777777" w:rsidR="0095013F" w:rsidRDefault="001C5456">
            <w:pPr>
              <w:widowControl w:val="0"/>
            </w:pPr>
            <w:r>
              <w:lastRenderedPageBreak/>
              <w:t>Plan de pruebas</w:t>
            </w:r>
          </w:p>
          <w:p w14:paraId="000000AD" w14:textId="77777777" w:rsidR="0095013F" w:rsidRDefault="001C5456">
            <w:pPr>
              <w:widowControl w:val="0"/>
            </w:pPr>
            <w:r>
              <w:t>Recursos e infraestructura</w:t>
            </w:r>
          </w:p>
        </w:tc>
      </w:tr>
      <w:tr w:rsidR="0095013F" w14:paraId="5201EB41" w14:textId="77777777">
        <w:tc>
          <w:tcPr>
            <w:tcW w:w="1033" w:type="dxa"/>
            <w:shd w:val="clear" w:color="auto" w:fill="auto"/>
            <w:tcMar>
              <w:top w:w="100" w:type="dxa"/>
              <w:left w:w="100" w:type="dxa"/>
              <w:bottom w:w="100" w:type="dxa"/>
              <w:right w:w="100" w:type="dxa"/>
            </w:tcMar>
          </w:tcPr>
          <w:p w14:paraId="000000AE" w14:textId="77777777" w:rsidR="0095013F" w:rsidRDefault="001C5456">
            <w:pPr>
              <w:widowControl w:val="0"/>
              <w:rPr>
                <w:b/>
                <w:color w:val="999999"/>
              </w:rPr>
            </w:pPr>
            <w:r>
              <w:rPr>
                <w:b/>
              </w:rPr>
              <w:lastRenderedPageBreak/>
              <w:t>Nombre del archivo</w:t>
            </w:r>
          </w:p>
        </w:tc>
        <w:tc>
          <w:tcPr>
            <w:tcW w:w="12379" w:type="dxa"/>
            <w:gridSpan w:val="4"/>
            <w:shd w:val="clear" w:color="auto" w:fill="auto"/>
            <w:tcMar>
              <w:top w:w="100" w:type="dxa"/>
              <w:left w:w="100" w:type="dxa"/>
              <w:bottom w:w="100" w:type="dxa"/>
              <w:right w:w="100" w:type="dxa"/>
            </w:tcMar>
          </w:tcPr>
          <w:p w14:paraId="000000AF" w14:textId="77777777" w:rsidR="0095013F" w:rsidRDefault="001C5456">
            <w:pPr>
              <w:widowControl w:val="0"/>
            </w:pPr>
            <w:r>
              <w:t>228130_v1</w:t>
            </w:r>
          </w:p>
        </w:tc>
      </w:tr>
    </w:tbl>
    <w:p w14:paraId="000000B3" w14:textId="77777777" w:rsidR="0095013F" w:rsidRDefault="0095013F">
      <w:pPr>
        <w:ind w:left="426"/>
        <w:jc w:val="both"/>
        <w:rPr>
          <w:b/>
          <w:color w:val="7F7F7F"/>
        </w:rPr>
      </w:pPr>
    </w:p>
    <w:p w14:paraId="000000B4" w14:textId="466110DE" w:rsidR="0095013F" w:rsidRDefault="00BF6BAC">
      <w:pPr>
        <w:spacing w:after="120" w:line="240" w:lineRule="auto"/>
        <w:rPr>
          <w:b/>
        </w:rPr>
      </w:pPr>
      <w:r>
        <w:rPr>
          <w:b/>
        </w:rPr>
        <w:t>Desarrollo de contenidos</w:t>
      </w:r>
    </w:p>
    <w:p w14:paraId="000000B5" w14:textId="77777777" w:rsidR="0095013F" w:rsidRDefault="001C5456">
      <w:pPr>
        <w:numPr>
          <w:ilvl w:val="0"/>
          <w:numId w:val="19"/>
        </w:numPr>
        <w:pBdr>
          <w:top w:val="nil"/>
          <w:left w:val="nil"/>
          <w:bottom w:val="nil"/>
          <w:right w:val="nil"/>
          <w:between w:val="nil"/>
        </w:pBdr>
        <w:spacing w:after="120" w:line="240" w:lineRule="auto"/>
        <w:ind w:left="426"/>
        <w:rPr>
          <w:b/>
          <w:color w:val="000000"/>
        </w:rPr>
      </w:pPr>
      <w:r>
        <w:rPr>
          <w:b/>
          <w:color w:val="000000"/>
        </w:rPr>
        <w:t>Pruebas</w:t>
      </w:r>
    </w:p>
    <w:tbl>
      <w:tblPr>
        <w:tblStyle w:val="aff5"/>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5013F" w14:paraId="2EAAEB84" w14:textId="77777777">
        <w:trPr>
          <w:trHeight w:val="444"/>
        </w:trPr>
        <w:tc>
          <w:tcPr>
            <w:tcW w:w="13422" w:type="dxa"/>
            <w:shd w:val="clear" w:color="auto" w:fill="8DB3E2"/>
          </w:tcPr>
          <w:p w14:paraId="000000B6" w14:textId="77777777" w:rsidR="0095013F" w:rsidRDefault="001C5456">
            <w:pPr>
              <w:pStyle w:val="Ttulo1"/>
              <w:jc w:val="center"/>
              <w:outlineLvl w:val="0"/>
              <w:rPr>
                <w:sz w:val="22"/>
                <w:szCs w:val="22"/>
              </w:rPr>
            </w:pPr>
            <w:r>
              <w:rPr>
                <w:sz w:val="22"/>
                <w:szCs w:val="22"/>
              </w:rPr>
              <w:t>Cuadro de texto</w:t>
            </w:r>
          </w:p>
        </w:tc>
      </w:tr>
      <w:tr w:rsidR="0095013F" w14:paraId="6E19E4B1" w14:textId="77777777">
        <w:tc>
          <w:tcPr>
            <w:tcW w:w="13422" w:type="dxa"/>
          </w:tcPr>
          <w:p w14:paraId="000000B7" w14:textId="7AD5A085" w:rsidR="0095013F" w:rsidRDefault="001C5456">
            <w:pPr>
              <w:jc w:val="both"/>
            </w:pPr>
            <w:r>
              <w:t xml:space="preserve">Las pruebas de base de datos son aquellas que se realizan para comprobar los diferentes métodos y procesos implementados en la gestión de la base de datos, para asegurarse que cumplan las diferentes reglas de los datos como se espera, y durante la manipulación de los </w:t>
            </w:r>
            <w:r w:rsidR="0022765F">
              <w:t>mismos</w:t>
            </w:r>
            <w:r>
              <w:t xml:space="preserve">, </w:t>
            </w:r>
            <w:r w:rsidR="00BF6BAC">
              <w:t xml:space="preserve">que </w:t>
            </w:r>
            <w:r>
              <w:t>aquellos no difieran, o sean borrados, creados o modificados de manera inesperada. También las pruebas abordan el concepto de calidad de los servicios en cuanto a la efectividad de los datos y la concurrencia de los usuarios a dicha bases.</w:t>
            </w:r>
          </w:p>
          <w:p w14:paraId="000000B8" w14:textId="77777777" w:rsidR="0095013F" w:rsidRDefault="0095013F"/>
          <w:p w14:paraId="000000B9" w14:textId="707C0CA5" w:rsidR="0095013F" w:rsidRDefault="001C5456">
            <w:pPr>
              <w:jc w:val="both"/>
              <w:rPr>
                <w:color w:val="BFBFBF"/>
              </w:rPr>
            </w:pPr>
            <w:r>
              <w:t xml:space="preserve">Además, las pruebas son una técnica de detención de defectos </w:t>
            </w:r>
            <w:r w:rsidR="0022765F">
              <w:t xml:space="preserve">que </w:t>
            </w:r>
            <w:r>
              <w:t>se caracteriza por construir fallas o errores de manera planificada. El objetivo es detectar fallas antes del paso a producción.</w:t>
            </w:r>
          </w:p>
        </w:tc>
      </w:tr>
    </w:tbl>
    <w:p w14:paraId="000000BA" w14:textId="77777777" w:rsidR="0095013F" w:rsidRDefault="0095013F">
      <w:pPr>
        <w:jc w:val="both"/>
        <w:rPr>
          <w:b/>
          <w:color w:val="7F7F7F"/>
        </w:rPr>
      </w:pPr>
    </w:p>
    <w:p w14:paraId="000000BB" w14:textId="77777777" w:rsidR="0095013F" w:rsidRDefault="0095013F">
      <w:pPr>
        <w:jc w:val="both"/>
        <w:rPr>
          <w:b/>
          <w:color w:val="7F7F7F"/>
        </w:rPr>
      </w:pPr>
    </w:p>
    <w:p w14:paraId="000000BE" w14:textId="77777777" w:rsidR="0095013F" w:rsidRDefault="0095013F">
      <w:pPr>
        <w:jc w:val="both"/>
        <w:rPr>
          <w:b/>
          <w:color w:val="7F7F7F"/>
        </w:rPr>
      </w:pPr>
    </w:p>
    <w:p w14:paraId="000000BF" w14:textId="77777777" w:rsidR="0095013F" w:rsidRDefault="001C5456">
      <w:pPr>
        <w:jc w:val="both"/>
        <w:rPr>
          <w:b/>
          <w:color w:val="000000"/>
        </w:rPr>
      </w:pPr>
      <w:r>
        <w:rPr>
          <w:b/>
          <w:color w:val="000000"/>
        </w:rPr>
        <w:t>Diseño de casos de prueba</w:t>
      </w:r>
    </w:p>
    <w:tbl>
      <w:tblPr>
        <w:tblStyle w:val="aff6"/>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11862"/>
      </w:tblGrid>
      <w:tr w:rsidR="0095013F" w14:paraId="72674DEA" w14:textId="77777777">
        <w:trPr>
          <w:trHeight w:val="580"/>
        </w:trPr>
        <w:tc>
          <w:tcPr>
            <w:tcW w:w="1550" w:type="dxa"/>
            <w:shd w:val="clear" w:color="auto" w:fill="C9DAF8"/>
            <w:tcMar>
              <w:top w:w="100" w:type="dxa"/>
              <w:left w:w="100" w:type="dxa"/>
              <w:bottom w:w="100" w:type="dxa"/>
              <w:right w:w="100" w:type="dxa"/>
            </w:tcMar>
          </w:tcPr>
          <w:p w14:paraId="000000C0" w14:textId="77777777" w:rsidR="0095013F" w:rsidRDefault="001C5456">
            <w:pPr>
              <w:widowControl w:val="0"/>
              <w:pBdr>
                <w:top w:val="nil"/>
                <w:left w:val="nil"/>
                <w:bottom w:val="nil"/>
                <w:right w:val="nil"/>
                <w:between w:val="nil"/>
              </w:pBdr>
              <w:spacing w:line="240" w:lineRule="auto"/>
            </w:pPr>
            <w:r>
              <w:t>Tipo de recurso</w:t>
            </w:r>
          </w:p>
        </w:tc>
        <w:tc>
          <w:tcPr>
            <w:tcW w:w="11862" w:type="dxa"/>
            <w:shd w:val="clear" w:color="auto" w:fill="C9DAF8"/>
            <w:tcMar>
              <w:top w:w="100" w:type="dxa"/>
              <w:left w:w="100" w:type="dxa"/>
              <w:bottom w:w="100" w:type="dxa"/>
              <w:right w:w="100" w:type="dxa"/>
            </w:tcMar>
          </w:tcPr>
          <w:p w14:paraId="000000C1" w14:textId="77777777" w:rsidR="0095013F" w:rsidRDefault="001C5456">
            <w:pPr>
              <w:pStyle w:val="Ttulo"/>
              <w:jc w:val="center"/>
              <w:rPr>
                <w:sz w:val="22"/>
                <w:szCs w:val="22"/>
              </w:rPr>
            </w:pPr>
            <w:r>
              <w:rPr>
                <w:sz w:val="22"/>
                <w:szCs w:val="22"/>
              </w:rPr>
              <w:t>Cajón de texto de color</w:t>
            </w:r>
          </w:p>
        </w:tc>
      </w:tr>
      <w:tr w:rsidR="0095013F" w14:paraId="0024EE57" w14:textId="77777777">
        <w:trPr>
          <w:trHeight w:val="420"/>
        </w:trPr>
        <w:tc>
          <w:tcPr>
            <w:tcW w:w="13412" w:type="dxa"/>
            <w:gridSpan w:val="2"/>
            <w:shd w:val="clear" w:color="auto" w:fill="auto"/>
            <w:tcMar>
              <w:top w:w="100" w:type="dxa"/>
              <w:left w:w="100" w:type="dxa"/>
              <w:bottom w:w="100" w:type="dxa"/>
              <w:right w:w="100" w:type="dxa"/>
            </w:tcMar>
          </w:tcPr>
          <w:p w14:paraId="000000C2" w14:textId="77777777" w:rsidR="0095013F" w:rsidRDefault="001C5456">
            <w:pPr>
              <w:jc w:val="both"/>
              <w:rPr>
                <w:color w:val="000000"/>
              </w:rPr>
            </w:pPr>
            <w:r>
              <w:rPr>
                <w:color w:val="000000"/>
              </w:rPr>
              <w:t>El diseño de casos de prueba es una parte fundamental en las diferentes pruebas por componentes y sistemas de bases de datos, en donde se diseñan casos de prueba (entradas y salidas esperadas) para la comprobación del sistema de BD.</w:t>
            </w:r>
          </w:p>
          <w:p w14:paraId="000000C3" w14:textId="77777777" w:rsidR="0095013F" w:rsidRDefault="0095013F">
            <w:pPr>
              <w:jc w:val="both"/>
              <w:rPr>
                <w:color w:val="000000"/>
              </w:rPr>
            </w:pPr>
          </w:p>
          <w:p w14:paraId="000000C4" w14:textId="241ED31E" w:rsidR="0095013F" w:rsidRDefault="001C5456">
            <w:pPr>
              <w:jc w:val="both"/>
              <w:rPr>
                <w:color w:val="000000"/>
              </w:rPr>
            </w:pPr>
            <w:r>
              <w:rPr>
                <w:color w:val="000000"/>
              </w:rPr>
              <w:t xml:space="preserve">El objetivo crucial en el diseño de casos de prueba es construir un conjunto de </w:t>
            </w:r>
            <w:r w:rsidR="00BF6BAC">
              <w:rPr>
                <w:color w:val="000000"/>
              </w:rPr>
              <w:t>ellos</w:t>
            </w:r>
            <w:r>
              <w:rPr>
                <w:color w:val="000000"/>
              </w:rPr>
              <w:t xml:space="preserve"> que sea eficiente</w:t>
            </w:r>
            <w:r w:rsidR="00BF6BAC">
              <w:rPr>
                <w:color w:val="000000"/>
              </w:rPr>
              <w:t>,</w:t>
            </w:r>
            <w:r>
              <w:rPr>
                <w:color w:val="000000"/>
              </w:rPr>
              <w:t xml:space="preserve"> descubriendo posibles defectos en los programas y como resultado final se demuestra que el sistema de bases de datos cumple o satisface los requerimientos (</w:t>
            </w:r>
            <w:proofErr w:type="spellStart"/>
            <w:r>
              <w:t>Blanquicett</w:t>
            </w:r>
            <w:proofErr w:type="spellEnd"/>
            <w:r>
              <w:t xml:space="preserve">, </w:t>
            </w:r>
            <w:r w:rsidR="00BF6BAC">
              <w:t>et al</w:t>
            </w:r>
            <w:r>
              <w:t>. 2018).</w:t>
            </w:r>
          </w:p>
          <w:p w14:paraId="000000C5" w14:textId="77777777" w:rsidR="0095013F" w:rsidRDefault="0095013F">
            <w:pPr>
              <w:pBdr>
                <w:top w:val="nil"/>
                <w:left w:val="nil"/>
                <w:bottom w:val="nil"/>
                <w:right w:val="nil"/>
                <w:between w:val="nil"/>
              </w:pBdr>
              <w:ind w:left="1080"/>
              <w:jc w:val="both"/>
              <w:rPr>
                <w:color w:val="000000"/>
              </w:rPr>
            </w:pPr>
          </w:p>
          <w:p w14:paraId="000000C6" w14:textId="4D95EE21" w:rsidR="0095013F" w:rsidRDefault="0009169D">
            <w:pPr>
              <w:jc w:val="both"/>
              <w:rPr>
                <w:color w:val="000000"/>
              </w:rPr>
            </w:pPr>
            <w:r>
              <w:rPr>
                <w:color w:val="000000"/>
              </w:rPr>
              <w:t xml:space="preserve">Cómo </w:t>
            </w:r>
            <w:r w:rsidR="001C5456">
              <w:rPr>
                <w:color w:val="000000"/>
              </w:rPr>
              <w:t>se diseña un caso de prueba:</w:t>
            </w:r>
          </w:p>
          <w:p w14:paraId="000000C7" w14:textId="77777777" w:rsidR="0095013F" w:rsidRDefault="001C5456">
            <w:pPr>
              <w:numPr>
                <w:ilvl w:val="0"/>
                <w:numId w:val="31"/>
              </w:numPr>
              <w:pBdr>
                <w:top w:val="nil"/>
                <w:left w:val="nil"/>
                <w:bottom w:val="nil"/>
                <w:right w:val="nil"/>
                <w:between w:val="nil"/>
              </w:pBdr>
              <w:jc w:val="both"/>
              <w:rPr>
                <w:color w:val="000000"/>
              </w:rPr>
            </w:pPr>
            <w:r>
              <w:rPr>
                <w:color w:val="000000"/>
              </w:rPr>
              <w:t>Selecciona una característica de la base de datos o el componente que se desea probar.</w:t>
            </w:r>
          </w:p>
          <w:p w14:paraId="000000C8" w14:textId="44F09422" w:rsidR="0095013F" w:rsidRDefault="001C5456">
            <w:pPr>
              <w:numPr>
                <w:ilvl w:val="0"/>
                <w:numId w:val="31"/>
              </w:numPr>
              <w:pBdr>
                <w:top w:val="nil"/>
                <w:left w:val="nil"/>
                <w:bottom w:val="nil"/>
                <w:right w:val="nil"/>
                <w:between w:val="nil"/>
              </w:pBdr>
              <w:jc w:val="both"/>
              <w:rPr>
                <w:color w:val="000000"/>
              </w:rPr>
            </w:pPr>
            <w:r>
              <w:rPr>
                <w:color w:val="000000"/>
              </w:rPr>
              <w:t>Selecciona</w:t>
            </w:r>
            <w:r w:rsidR="0009169D">
              <w:rPr>
                <w:color w:val="000000"/>
              </w:rPr>
              <w:t>r</w:t>
            </w:r>
            <w:r>
              <w:rPr>
                <w:color w:val="000000"/>
              </w:rPr>
              <w:t xml:space="preserve"> un conjunto de entradas que ejecutar</w:t>
            </w:r>
            <w:r w:rsidR="0009169D">
              <w:rPr>
                <w:color w:val="000000"/>
              </w:rPr>
              <w:t>á</w:t>
            </w:r>
            <w:r>
              <w:rPr>
                <w:color w:val="000000"/>
              </w:rPr>
              <w:t>n las características pertinentes.</w:t>
            </w:r>
          </w:p>
          <w:p w14:paraId="000000C9" w14:textId="43659637" w:rsidR="0095013F" w:rsidRDefault="0009169D">
            <w:pPr>
              <w:numPr>
                <w:ilvl w:val="0"/>
                <w:numId w:val="31"/>
              </w:numPr>
              <w:pBdr>
                <w:top w:val="nil"/>
                <w:left w:val="nil"/>
                <w:bottom w:val="nil"/>
                <w:right w:val="nil"/>
                <w:between w:val="nil"/>
              </w:pBdr>
              <w:jc w:val="both"/>
            </w:pPr>
            <w:r>
              <w:rPr>
                <w:color w:val="000000"/>
              </w:rPr>
              <w:t>Documentar las</w:t>
            </w:r>
            <w:r w:rsidR="001C5456">
              <w:rPr>
                <w:color w:val="000000"/>
              </w:rPr>
              <w:t xml:space="preserve"> salidas obtenidas o los diferentes rangos de salida.</w:t>
            </w:r>
          </w:p>
          <w:p w14:paraId="000000CA" w14:textId="77777777" w:rsidR="0095013F" w:rsidRDefault="001C5456">
            <w:pPr>
              <w:ind w:left="720"/>
              <w:jc w:val="center"/>
            </w:pPr>
            <w:r>
              <w:rPr>
                <w:noProof/>
              </w:rPr>
              <w:lastRenderedPageBreak/>
              <w:drawing>
                <wp:inline distT="0" distB="0" distL="0" distR="0" wp14:anchorId="0A9CF99D" wp14:editId="4320BA4D">
                  <wp:extent cx="2364926" cy="1771192"/>
                  <wp:effectExtent l="0" t="0" r="0" b="0"/>
                  <wp:docPr id="288" name="image58.jpg" descr="Desarrollo de Negocios Virtuales: 1.3 Base de Datos de un sitio Web"/>
                  <wp:cNvGraphicFramePr/>
                  <a:graphic xmlns:a="http://schemas.openxmlformats.org/drawingml/2006/main">
                    <a:graphicData uri="http://schemas.openxmlformats.org/drawingml/2006/picture">
                      <pic:pic xmlns:pic="http://schemas.openxmlformats.org/drawingml/2006/picture">
                        <pic:nvPicPr>
                          <pic:cNvPr id="0" name="image58.jpg" descr="Desarrollo de Negocios Virtuales: 1.3 Base de Datos de un sitio Web"/>
                          <pic:cNvPicPr preferRelativeResize="0"/>
                        </pic:nvPicPr>
                        <pic:blipFill>
                          <a:blip r:embed="rId36"/>
                          <a:srcRect/>
                          <a:stretch>
                            <a:fillRect/>
                          </a:stretch>
                        </pic:blipFill>
                        <pic:spPr>
                          <a:xfrm>
                            <a:off x="0" y="0"/>
                            <a:ext cx="2364926" cy="1771192"/>
                          </a:xfrm>
                          <a:prstGeom prst="rect">
                            <a:avLst/>
                          </a:prstGeom>
                          <a:ln/>
                        </pic:spPr>
                      </pic:pic>
                    </a:graphicData>
                  </a:graphic>
                </wp:inline>
              </w:drawing>
            </w:r>
          </w:p>
          <w:p w14:paraId="000000CB" w14:textId="77777777" w:rsidR="0095013F" w:rsidRDefault="001C5456">
            <w:pPr>
              <w:jc w:val="both"/>
              <w:rPr>
                <w:color w:val="0000FF"/>
                <w:u w:val="single"/>
              </w:rPr>
            </w:pPr>
            <w:r>
              <w:t xml:space="preserve">Imagen de referente: </w:t>
            </w:r>
            <w:hyperlink r:id="rId37">
              <w:r>
                <w:rPr>
                  <w:color w:val="0000FF"/>
                  <w:u w:val="single"/>
                </w:rPr>
                <w:t>http://negociosvirtualesit.blogspot.com/2015/10/base-de-datos-de-un-sitio-web.html</w:t>
              </w:r>
            </w:hyperlink>
          </w:p>
          <w:p w14:paraId="000000CC" w14:textId="77777777" w:rsidR="0095013F" w:rsidRDefault="001C5456">
            <w:pPr>
              <w:jc w:val="both"/>
            </w:pPr>
            <w:r>
              <w:rPr>
                <w:b/>
              </w:rPr>
              <w:t>Imagen</w:t>
            </w:r>
            <w:r>
              <w:t xml:space="preserve"> 228130_i15</w:t>
            </w:r>
          </w:p>
        </w:tc>
      </w:tr>
    </w:tbl>
    <w:p w14:paraId="000000CE" w14:textId="77777777" w:rsidR="0095013F" w:rsidRDefault="0095013F">
      <w:pPr>
        <w:widowControl w:val="0"/>
        <w:pBdr>
          <w:top w:val="nil"/>
          <w:left w:val="nil"/>
          <w:bottom w:val="nil"/>
          <w:right w:val="nil"/>
          <w:between w:val="nil"/>
        </w:pBdr>
      </w:pPr>
    </w:p>
    <w:tbl>
      <w:tblPr>
        <w:tblStyle w:val="aff7"/>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0"/>
        <w:gridCol w:w="6196"/>
        <w:gridCol w:w="5646"/>
      </w:tblGrid>
      <w:tr w:rsidR="0095013F" w14:paraId="23D83B7A" w14:textId="77777777">
        <w:trPr>
          <w:trHeight w:val="460"/>
        </w:trPr>
        <w:tc>
          <w:tcPr>
            <w:tcW w:w="1570" w:type="dxa"/>
            <w:shd w:val="clear" w:color="auto" w:fill="C9DAF8"/>
            <w:tcMar>
              <w:top w:w="100" w:type="dxa"/>
              <w:left w:w="100" w:type="dxa"/>
              <w:bottom w:w="100" w:type="dxa"/>
              <w:right w:w="100" w:type="dxa"/>
            </w:tcMar>
          </w:tcPr>
          <w:p w14:paraId="000000CF" w14:textId="77777777" w:rsidR="0095013F" w:rsidRDefault="001C5456">
            <w:pPr>
              <w:widowControl w:val="0"/>
              <w:spacing w:line="240" w:lineRule="auto"/>
              <w:jc w:val="center"/>
              <w:rPr>
                <w:b/>
              </w:rPr>
            </w:pPr>
            <w:r>
              <w:rPr>
                <w:b/>
              </w:rPr>
              <w:t>Tipo de recurso</w:t>
            </w:r>
          </w:p>
        </w:tc>
        <w:tc>
          <w:tcPr>
            <w:tcW w:w="11842" w:type="dxa"/>
            <w:gridSpan w:val="2"/>
            <w:shd w:val="clear" w:color="auto" w:fill="C9DAF8"/>
            <w:tcMar>
              <w:top w:w="100" w:type="dxa"/>
              <w:left w:w="100" w:type="dxa"/>
              <w:bottom w:w="100" w:type="dxa"/>
              <w:right w:w="100" w:type="dxa"/>
            </w:tcMar>
          </w:tcPr>
          <w:p w14:paraId="000000D0" w14:textId="77777777" w:rsidR="0095013F" w:rsidRDefault="001C5456">
            <w:pPr>
              <w:pStyle w:val="Ttulo"/>
              <w:widowControl w:val="0"/>
              <w:spacing w:line="240" w:lineRule="auto"/>
              <w:jc w:val="center"/>
              <w:rPr>
                <w:sz w:val="22"/>
                <w:szCs w:val="22"/>
              </w:rPr>
            </w:pPr>
            <w:r>
              <w:rPr>
                <w:sz w:val="22"/>
                <w:szCs w:val="22"/>
              </w:rPr>
              <w:t>Infografía interactiva Punto caliente</w:t>
            </w:r>
          </w:p>
        </w:tc>
      </w:tr>
      <w:tr w:rsidR="0095013F" w14:paraId="396E6FD2" w14:textId="77777777">
        <w:trPr>
          <w:trHeight w:val="420"/>
        </w:trPr>
        <w:tc>
          <w:tcPr>
            <w:tcW w:w="1570" w:type="dxa"/>
            <w:shd w:val="clear" w:color="auto" w:fill="auto"/>
            <w:tcMar>
              <w:top w:w="100" w:type="dxa"/>
              <w:left w:w="100" w:type="dxa"/>
              <w:bottom w:w="100" w:type="dxa"/>
              <w:right w:w="100" w:type="dxa"/>
            </w:tcMar>
          </w:tcPr>
          <w:p w14:paraId="000000D2" w14:textId="77777777" w:rsidR="0095013F" w:rsidRDefault="001C5456">
            <w:pPr>
              <w:widowControl w:val="0"/>
              <w:spacing w:line="240" w:lineRule="auto"/>
              <w:rPr>
                <w:b/>
              </w:rPr>
            </w:pPr>
            <w:r>
              <w:rPr>
                <w:b/>
              </w:rPr>
              <w:t>Texto introductorio</w:t>
            </w:r>
          </w:p>
        </w:tc>
        <w:tc>
          <w:tcPr>
            <w:tcW w:w="11842" w:type="dxa"/>
            <w:gridSpan w:val="2"/>
            <w:shd w:val="clear" w:color="auto" w:fill="auto"/>
            <w:tcMar>
              <w:top w:w="100" w:type="dxa"/>
              <w:left w:w="100" w:type="dxa"/>
              <w:bottom w:w="100" w:type="dxa"/>
              <w:right w:w="100" w:type="dxa"/>
            </w:tcMar>
          </w:tcPr>
          <w:p w14:paraId="000000D3" w14:textId="77777777" w:rsidR="0095013F" w:rsidRDefault="001C5456">
            <w:pPr>
              <w:widowControl w:val="0"/>
              <w:spacing w:line="240" w:lineRule="auto"/>
              <w:jc w:val="both"/>
            </w:pPr>
            <w:r>
              <w:t>En la actualidad existen una gran variedad de aproximaciones que sirven como guía para generar diseños de casos de prueba: pruebas basadas en requerimientos, pruebas de particiones y pruebas estructurales.</w:t>
            </w:r>
          </w:p>
        </w:tc>
      </w:tr>
      <w:tr w:rsidR="0095013F" w14:paraId="5CC48B80" w14:textId="77777777">
        <w:trPr>
          <w:trHeight w:val="420"/>
        </w:trPr>
        <w:tc>
          <w:tcPr>
            <w:tcW w:w="13412" w:type="dxa"/>
            <w:gridSpan w:val="3"/>
            <w:shd w:val="clear" w:color="auto" w:fill="auto"/>
            <w:tcMar>
              <w:top w:w="100" w:type="dxa"/>
              <w:left w:w="100" w:type="dxa"/>
              <w:bottom w:w="100" w:type="dxa"/>
              <w:right w:w="100" w:type="dxa"/>
            </w:tcMar>
          </w:tcPr>
          <w:p w14:paraId="000000D5" w14:textId="77777777" w:rsidR="0095013F" w:rsidRDefault="001C5456">
            <w:pPr>
              <w:widowControl w:val="0"/>
              <w:spacing w:line="240" w:lineRule="auto"/>
              <w:jc w:val="center"/>
            </w:pPr>
            <w:r>
              <w:rPr>
                <w:i/>
                <w:noProof/>
              </w:rPr>
              <w:lastRenderedPageBreak/>
              <w:drawing>
                <wp:inline distT="0" distB="0" distL="0" distR="0" wp14:anchorId="5997F3A3" wp14:editId="356AA1FC">
                  <wp:extent cx="3211092" cy="2447578"/>
                  <wp:effectExtent l="0" t="0" r="0" b="0"/>
                  <wp:docPr id="28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8"/>
                          <a:srcRect/>
                          <a:stretch>
                            <a:fillRect/>
                          </a:stretch>
                        </pic:blipFill>
                        <pic:spPr>
                          <a:xfrm>
                            <a:off x="0" y="0"/>
                            <a:ext cx="3211092" cy="2447578"/>
                          </a:xfrm>
                          <a:prstGeom prst="rect">
                            <a:avLst/>
                          </a:prstGeom>
                          <a:ln/>
                        </pic:spPr>
                      </pic:pic>
                    </a:graphicData>
                  </a:graphic>
                </wp:inline>
              </w:drawing>
            </w:r>
          </w:p>
        </w:tc>
      </w:tr>
      <w:tr w:rsidR="0095013F" w14:paraId="7B28A0E3" w14:textId="77777777">
        <w:trPr>
          <w:trHeight w:val="420"/>
        </w:trPr>
        <w:tc>
          <w:tcPr>
            <w:tcW w:w="1570" w:type="dxa"/>
            <w:shd w:val="clear" w:color="auto" w:fill="auto"/>
            <w:tcMar>
              <w:top w:w="100" w:type="dxa"/>
              <w:left w:w="100" w:type="dxa"/>
              <w:bottom w:w="100" w:type="dxa"/>
              <w:right w:w="100" w:type="dxa"/>
            </w:tcMar>
          </w:tcPr>
          <w:p w14:paraId="000000D8" w14:textId="77777777" w:rsidR="0095013F" w:rsidRDefault="001C5456">
            <w:pPr>
              <w:widowControl w:val="0"/>
              <w:spacing w:line="240" w:lineRule="auto"/>
              <w:rPr>
                <w:b/>
              </w:rPr>
            </w:pPr>
            <w:r>
              <w:rPr>
                <w:b/>
              </w:rPr>
              <w:t>Código de la imagen</w:t>
            </w:r>
          </w:p>
        </w:tc>
        <w:tc>
          <w:tcPr>
            <w:tcW w:w="11842" w:type="dxa"/>
            <w:gridSpan w:val="2"/>
            <w:shd w:val="clear" w:color="auto" w:fill="auto"/>
            <w:tcMar>
              <w:top w:w="100" w:type="dxa"/>
              <w:left w:w="100" w:type="dxa"/>
              <w:bottom w:w="100" w:type="dxa"/>
              <w:right w:w="100" w:type="dxa"/>
            </w:tcMar>
          </w:tcPr>
          <w:p w14:paraId="000000D9" w14:textId="77777777" w:rsidR="0095013F" w:rsidRDefault="001C5456">
            <w:pPr>
              <w:widowControl w:val="0"/>
              <w:spacing w:line="240" w:lineRule="auto"/>
            </w:pPr>
            <w:r>
              <w:rPr>
                <w:b/>
              </w:rPr>
              <w:t>Imagen</w:t>
            </w:r>
            <w:r>
              <w:t xml:space="preserve"> 228130_i16</w:t>
            </w:r>
          </w:p>
        </w:tc>
      </w:tr>
      <w:tr w:rsidR="0095013F" w14:paraId="60B11A2D" w14:textId="77777777">
        <w:tc>
          <w:tcPr>
            <w:tcW w:w="1570" w:type="dxa"/>
            <w:shd w:val="clear" w:color="auto" w:fill="auto"/>
            <w:tcMar>
              <w:top w:w="100" w:type="dxa"/>
              <w:left w:w="100" w:type="dxa"/>
              <w:bottom w:w="100" w:type="dxa"/>
              <w:right w:w="100" w:type="dxa"/>
            </w:tcMar>
          </w:tcPr>
          <w:p w14:paraId="000000DB" w14:textId="77777777" w:rsidR="0095013F" w:rsidRDefault="001C5456">
            <w:pPr>
              <w:widowControl w:val="0"/>
              <w:spacing w:line="240" w:lineRule="auto"/>
              <w:rPr>
                <w:b/>
              </w:rPr>
            </w:pPr>
            <w:r>
              <w:rPr>
                <w:b/>
              </w:rPr>
              <w:lastRenderedPageBreak/>
              <w:t>Punto caliente 1</w:t>
            </w:r>
          </w:p>
        </w:tc>
        <w:tc>
          <w:tcPr>
            <w:tcW w:w="6196" w:type="dxa"/>
            <w:shd w:val="clear" w:color="auto" w:fill="auto"/>
            <w:tcMar>
              <w:top w:w="100" w:type="dxa"/>
              <w:left w:w="100" w:type="dxa"/>
              <w:bottom w:w="100" w:type="dxa"/>
              <w:right w:w="100" w:type="dxa"/>
            </w:tcMar>
          </w:tcPr>
          <w:p w14:paraId="000000DC" w14:textId="2B409ED0" w:rsidR="0095013F" w:rsidRDefault="001C5456">
            <w:pPr>
              <w:widowControl w:val="0"/>
              <w:spacing w:line="240" w:lineRule="auto"/>
              <w:jc w:val="both"/>
            </w:pPr>
            <w:r>
              <w:t>Se diseñan puntualmente para probar los requerimientos del sistema</w:t>
            </w:r>
            <w:r w:rsidR="0009169D">
              <w:t xml:space="preserve">; </w:t>
            </w:r>
            <w:r>
              <w:t>esta aproximación generalmente se implementa en la etapa de pruebas del sistema.</w:t>
            </w:r>
          </w:p>
          <w:p w14:paraId="000000DD" w14:textId="77777777" w:rsidR="0095013F" w:rsidRDefault="0095013F">
            <w:pPr>
              <w:widowControl w:val="0"/>
              <w:spacing w:line="240" w:lineRule="auto"/>
              <w:jc w:val="both"/>
            </w:pPr>
          </w:p>
          <w:p w14:paraId="000000DE" w14:textId="77777777" w:rsidR="0095013F" w:rsidRDefault="001C5456">
            <w:pPr>
              <w:widowControl w:val="0"/>
              <w:spacing w:line="240" w:lineRule="auto"/>
              <w:jc w:val="both"/>
            </w:pPr>
            <w:r>
              <w:t xml:space="preserve">Para cada requerimiento registrado, se identifican diferentes casos de prueba que demuestran que el sistema satisface dicho requerimiento. </w:t>
            </w:r>
          </w:p>
          <w:p w14:paraId="000000DF" w14:textId="77777777" w:rsidR="0095013F" w:rsidRDefault="0095013F">
            <w:pPr>
              <w:widowControl w:val="0"/>
              <w:spacing w:line="240" w:lineRule="auto"/>
            </w:pPr>
          </w:p>
          <w:p w14:paraId="000000E0" w14:textId="1F4EE836" w:rsidR="0095013F" w:rsidRDefault="001C5456">
            <w:pPr>
              <w:widowControl w:val="0"/>
              <w:numPr>
                <w:ilvl w:val="0"/>
                <w:numId w:val="21"/>
              </w:numPr>
              <w:pBdr>
                <w:top w:val="nil"/>
                <w:left w:val="nil"/>
                <w:bottom w:val="nil"/>
                <w:right w:val="nil"/>
                <w:between w:val="nil"/>
              </w:pBdr>
              <w:spacing w:line="240" w:lineRule="auto"/>
              <w:ind w:left="294" w:hanging="219"/>
              <w:jc w:val="both"/>
            </w:pPr>
            <w:r>
              <w:rPr>
                <w:color w:val="000000"/>
              </w:rPr>
              <w:t>Demostrar que el sistema implementó adecuadamente sus requerimientos</w:t>
            </w:r>
            <w:r w:rsidR="0009169D">
              <w:rPr>
                <w:color w:val="000000"/>
              </w:rPr>
              <w:t>.</w:t>
            </w:r>
          </w:p>
          <w:p w14:paraId="000000E1" w14:textId="69195B71" w:rsidR="0095013F" w:rsidRDefault="001C5456">
            <w:pPr>
              <w:widowControl w:val="0"/>
              <w:numPr>
                <w:ilvl w:val="0"/>
                <w:numId w:val="21"/>
              </w:numPr>
              <w:pBdr>
                <w:top w:val="nil"/>
                <w:left w:val="nil"/>
                <w:bottom w:val="nil"/>
                <w:right w:val="nil"/>
                <w:between w:val="nil"/>
              </w:pBdr>
              <w:spacing w:line="240" w:lineRule="auto"/>
              <w:ind w:left="294" w:hanging="219"/>
              <w:jc w:val="both"/>
            </w:pPr>
            <w:r>
              <w:rPr>
                <w:color w:val="000000"/>
              </w:rPr>
              <w:t>Probar atributos no funcionales como la fiabilidad o la usabilidad.</w:t>
            </w:r>
          </w:p>
        </w:tc>
        <w:tc>
          <w:tcPr>
            <w:tcW w:w="5646" w:type="dxa"/>
            <w:shd w:val="clear" w:color="auto" w:fill="auto"/>
            <w:tcMar>
              <w:top w:w="100" w:type="dxa"/>
              <w:left w:w="100" w:type="dxa"/>
              <w:bottom w:w="100" w:type="dxa"/>
              <w:right w:w="100" w:type="dxa"/>
            </w:tcMar>
          </w:tcPr>
          <w:p w14:paraId="000000E2" w14:textId="77777777" w:rsidR="0095013F" w:rsidRDefault="001C5456">
            <w:pPr>
              <w:widowControl w:val="0"/>
              <w:spacing w:line="240" w:lineRule="auto"/>
            </w:pPr>
            <w:r>
              <w:rPr>
                <w:noProof/>
                <w:color w:val="666666"/>
              </w:rPr>
              <w:drawing>
                <wp:inline distT="0" distB="0" distL="0" distR="0" wp14:anchorId="56D51E5B" wp14:editId="48FA72C8">
                  <wp:extent cx="3589028" cy="2823966"/>
                  <wp:effectExtent l="0" t="0" r="0" b="0"/>
                  <wp:docPr id="29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9"/>
                          <a:srcRect/>
                          <a:stretch>
                            <a:fillRect/>
                          </a:stretch>
                        </pic:blipFill>
                        <pic:spPr>
                          <a:xfrm>
                            <a:off x="0" y="0"/>
                            <a:ext cx="3589028" cy="2823966"/>
                          </a:xfrm>
                          <a:prstGeom prst="rect">
                            <a:avLst/>
                          </a:prstGeom>
                          <a:ln/>
                        </pic:spPr>
                      </pic:pic>
                    </a:graphicData>
                  </a:graphic>
                </wp:inline>
              </w:drawing>
            </w:r>
          </w:p>
          <w:p w14:paraId="000000E3" w14:textId="77777777" w:rsidR="0095013F" w:rsidRDefault="001C5456">
            <w:pPr>
              <w:widowControl w:val="0"/>
              <w:spacing w:line="240" w:lineRule="auto"/>
            </w:pPr>
            <w:r>
              <w:rPr>
                <w:b/>
              </w:rPr>
              <w:t>Imagen</w:t>
            </w:r>
            <w:r>
              <w:t xml:space="preserve"> 228130_i17</w:t>
            </w:r>
          </w:p>
        </w:tc>
      </w:tr>
      <w:tr w:rsidR="0095013F" w14:paraId="054617FA" w14:textId="77777777">
        <w:tc>
          <w:tcPr>
            <w:tcW w:w="1570" w:type="dxa"/>
            <w:shd w:val="clear" w:color="auto" w:fill="auto"/>
            <w:tcMar>
              <w:top w:w="100" w:type="dxa"/>
              <w:left w:w="100" w:type="dxa"/>
              <w:bottom w:w="100" w:type="dxa"/>
              <w:right w:w="100" w:type="dxa"/>
            </w:tcMar>
          </w:tcPr>
          <w:p w14:paraId="000000E4" w14:textId="77777777" w:rsidR="0095013F" w:rsidRDefault="001C5456">
            <w:pPr>
              <w:widowControl w:val="0"/>
              <w:spacing w:line="240" w:lineRule="auto"/>
              <w:rPr>
                <w:b/>
              </w:rPr>
            </w:pPr>
            <w:r>
              <w:rPr>
                <w:b/>
              </w:rPr>
              <w:lastRenderedPageBreak/>
              <w:t>Punto caliente 2</w:t>
            </w:r>
          </w:p>
        </w:tc>
        <w:tc>
          <w:tcPr>
            <w:tcW w:w="6196" w:type="dxa"/>
            <w:shd w:val="clear" w:color="auto" w:fill="auto"/>
            <w:tcMar>
              <w:top w:w="100" w:type="dxa"/>
              <w:left w:w="100" w:type="dxa"/>
              <w:bottom w:w="100" w:type="dxa"/>
              <w:right w:w="100" w:type="dxa"/>
            </w:tcMar>
          </w:tcPr>
          <w:p w14:paraId="000000E5" w14:textId="5F44D550" w:rsidR="0095013F" w:rsidRDefault="001C5456">
            <w:pPr>
              <w:widowControl w:val="0"/>
              <w:spacing w:line="240" w:lineRule="auto"/>
              <w:jc w:val="both"/>
            </w:pPr>
            <w:r>
              <w:t xml:space="preserve">Este tipo de pruebas consiste en identificar </w:t>
            </w:r>
            <w:r w:rsidRPr="0022765F">
              <w:rPr>
                <w:b/>
                <w:bCs/>
              </w:rPr>
              <w:t>particiones</w:t>
            </w:r>
            <w:r>
              <w:t xml:space="preserve"> de entradas y salidas, y se diseñan las respectivas pruebas para que el sistema ejecute las entradas correspondientes a todas </w:t>
            </w:r>
            <w:r w:rsidR="0022765F">
              <w:t xml:space="preserve">esas </w:t>
            </w:r>
            <w:r>
              <w:t xml:space="preserve">particiones y </w:t>
            </w:r>
            <w:r w:rsidR="0009169D">
              <w:t xml:space="preserve">genere </w:t>
            </w:r>
            <w:r w:rsidR="0022765F">
              <w:t>sus</w:t>
            </w:r>
            <w:r>
              <w:t xml:space="preserve"> salidas.</w:t>
            </w:r>
          </w:p>
          <w:p w14:paraId="000000E6" w14:textId="77777777" w:rsidR="0095013F" w:rsidRDefault="0095013F">
            <w:pPr>
              <w:widowControl w:val="0"/>
              <w:spacing w:line="240" w:lineRule="auto"/>
              <w:jc w:val="both"/>
            </w:pPr>
          </w:p>
          <w:p w14:paraId="000000E7" w14:textId="5AFB116C" w:rsidR="0095013F" w:rsidRDefault="001C5456">
            <w:pPr>
              <w:widowControl w:val="0"/>
              <w:spacing w:line="240" w:lineRule="auto"/>
              <w:jc w:val="both"/>
            </w:pPr>
            <w:r>
              <w:t>Para tener en cuenta</w:t>
            </w:r>
            <w:r w:rsidR="0009169D">
              <w:t xml:space="preserve">: </w:t>
            </w:r>
            <w:r>
              <w:t>las particiones son datos agrupados según características comunes.</w:t>
            </w:r>
          </w:p>
          <w:p w14:paraId="000000E8" w14:textId="77777777" w:rsidR="0095013F" w:rsidRDefault="0095013F">
            <w:pPr>
              <w:widowControl w:val="0"/>
              <w:spacing w:line="240" w:lineRule="auto"/>
              <w:jc w:val="both"/>
            </w:pPr>
          </w:p>
          <w:p w14:paraId="000000E9" w14:textId="0ED1547C" w:rsidR="0095013F" w:rsidRDefault="001C5456">
            <w:pPr>
              <w:widowControl w:val="0"/>
              <w:spacing w:line="240" w:lineRule="auto"/>
              <w:jc w:val="both"/>
            </w:pPr>
            <w:r>
              <w:t>Una buena práctica para seleccionar caso de pruebas consiste en la elección de casos de pruebas en los límites de las particiones junto con casos de pruebas cercanos al punto medio de las particiones</w:t>
            </w:r>
            <w:r w:rsidR="0009169D">
              <w:t xml:space="preserve">, </w:t>
            </w:r>
            <w:r>
              <w:t>se eligen de acuerdo con las especificaciones del programa.</w:t>
            </w:r>
          </w:p>
          <w:p w14:paraId="000000EA" w14:textId="77777777" w:rsidR="0095013F" w:rsidRDefault="0095013F">
            <w:pPr>
              <w:widowControl w:val="0"/>
              <w:spacing w:line="240" w:lineRule="auto"/>
            </w:pPr>
          </w:p>
        </w:tc>
        <w:tc>
          <w:tcPr>
            <w:tcW w:w="5646" w:type="dxa"/>
            <w:shd w:val="clear" w:color="auto" w:fill="auto"/>
            <w:tcMar>
              <w:top w:w="100" w:type="dxa"/>
              <w:left w:w="100" w:type="dxa"/>
              <w:bottom w:w="100" w:type="dxa"/>
              <w:right w:w="100" w:type="dxa"/>
            </w:tcMar>
          </w:tcPr>
          <w:p w14:paraId="000000EB" w14:textId="77777777" w:rsidR="0095013F" w:rsidRDefault="001C5456">
            <w:pPr>
              <w:widowControl w:val="0"/>
              <w:spacing w:line="240" w:lineRule="auto"/>
            </w:pPr>
            <w:r>
              <w:rPr>
                <w:noProof/>
                <w:color w:val="666666"/>
              </w:rPr>
              <w:drawing>
                <wp:inline distT="0" distB="0" distL="0" distR="0" wp14:anchorId="4B1247CF" wp14:editId="1759B248">
                  <wp:extent cx="3458472" cy="2787824"/>
                  <wp:effectExtent l="0" t="0" r="0" b="0"/>
                  <wp:docPr id="29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0"/>
                          <a:srcRect/>
                          <a:stretch>
                            <a:fillRect/>
                          </a:stretch>
                        </pic:blipFill>
                        <pic:spPr>
                          <a:xfrm>
                            <a:off x="0" y="0"/>
                            <a:ext cx="3458472" cy="2787824"/>
                          </a:xfrm>
                          <a:prstGeom prst="rect">
                            <a:avLst/>
                          </a:prstGeom>
                          <a:ln/>
                        </pic:spPr>
                      </pic:pic>
                    </a:graphicData>
                  </a:graphic>
                </wp:inline>
              </w:drawing>
            </w:r>
          </w:p>
          <w:p w14:paraId="000000EC" w14:textId="77777777" w:rsidR="0095013F" w:rsidRDefault="001C5456">
            <w:pPr>
              <w:widowControl w:val="0"/>
              <w:spacing w:line="240" w:lineRule="auto"/>
            </w:pPr>
            <w:r>
              <w:rPr>
                <w:b/>
              </w:rPr>
              <w:t>Imagen</w:t>
            </w:r>
            <w:r>
              <w:t xml:space="preserve"> 228130_i18</w:t>
            </w:r>
          </w:p>
        </w:tc>
      </w:tr>
      <w:tr w:rsidR="0095013F" w14:paraId="6D128D50" w14:textId="77777777">
        <w:tc>
          <w:tcPr>
            <w:tcW w:w="1570" w:type="dxa"/>
            <w:shd w:val="clear" w:color="auto" w:fill="auto"/>
            <w:tcMar>
              <w:top w:w="100" w:type="dxa"/>
              <w:left w:w="100" w:type="dxa"/>
              <w:bottom w:w="100" w:type="dxa"/>
              <w:right w:w="100" w:type="dxa"/>
            </w:tcMar>
          </w:tcPr>
          <w:p w14:paraId="000000ED" w14:textId="77777777" w:rsidR="0095013F" w:rsidRDefault="001C5456">
            <w:pPr>
              <w:widowControl w:val="0"/>
              <w:spacing w:line="240" w:lineRule="auto"/>
              <w:rPr>
                <w:b/>
              </w:rPr>
            </w:pPr>
            <w:r>
              <w:rPr>
                <w:b/>
              </w:rPr>
              <w:lastRenderedPageBreak/>
              <w:t>Punto caliente 3</w:t>
            </w:r>
          </w:p>
        </w:tc>
        <w:tc>
          <w:tcPr>
            <w:tcW w:w="6196" w:type="dxa"/>
            <w:shd w:val="clear" w:color="auto" w:fill="auto"/>
            <w:tcMar>
              <w:top w:w="100" w:type="dxa"/>
              <w:left w:w="100" w:type="dxa"/>
              <w:bottom w:w="100" w:type="dxa"/>
              <w:right w:w="100" w:type="dxa"/>
            </w:tcMar>
          </w:tcPr>
          <w:p w14:paraId="000000EE" w14:textId="72706F27" w:rsidR="0095013F" w:rsidRDefault="0009169D">
            <w:pPr>
              <w:widowControl w:val="0"/>
              <w:spacing w:line="240" w:lineRule="auto"/>
              <w:jc w:val="both"/>
            </w:pPr>
            <w:r>
              <w:t>Conocer</w:t>
            </w:r>
            <w:r w:rsidR="001C5456">
              <w:t xml:space="preserve"> la estructura de la base de datos para diseñar las respectivas pruebas con el objetivo de ejecutar todas las partes de la base de datos.</w:t>
            </w:r>
          </w:p>
          <w:p w14:paraId="000000EF" w14:textId="77777777" w:rsidR="0095013F" w:rsidRDefault="001C5456">
            <w:pPr>
              <w:widowControl w:val="0"/>
              <w:spacing w:line="240" w:lineRule="auto"/>
              <w:jc w:val="both"/>
            </w:pPr>
            <w:r>
              <w:t>Este tipo de aproximaciones son denominadas pruebas de caja blanca.</w:t>
            </w:r>
          </w:p>
        </w:tc>
        <w:tc>
          <w:tcPr>
            <w:tcW w:w="5646" w:type="dxa"/>
            <w:shd w:val="clear" w:color="auto" w:fill="auto"/>
            <w:tcMar>
              <w:top w:w="100" w:type="dxa"/>
              <w:left w:w="100" w:type="dxa"/>
              <w:bottom w:w="100" w:type="dxa"/>
              <w:right w:w="100" w:type="dxa"/>
            </w:tcMar>
          </w:tcPr>
          <w:p w14:paraId="000000F0" w14:textId="77777777" w:rsidR="0095013F" w:rsidRDefault="001C5456">
            <w:pPr>
              <w:widowControl w:val="0"/>
              <w:spacing w:line="240" w:lineRule="auto"/>
            </w:pPr>
            <w:r>
              <w:rPr>
                <w:noProof/>
                <w:color w:val="666666"/>
              </w:rPr>
              <w:drawing>
                <wp:inline distT="0" distB="0" distL="0" distR="0" wp14:anchorId="67194514" wp14:editId="4F7BF0B3">
                  <wp:extent cx="3249745" cy="2619572"/>
                  <wp:effectExtent l="0" t="0" r="0" b="0"/>
                  <wp:docPr id="29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1"/>
                          <a:srcRect/>
                          <a:stretch>
                            <a:fillRect/>
                          </a:stretch>
                        </pic:blipFill>
                        <pic:spPr>
                          <a:xfrm>
                            <a:off x="0" y="0"/>
                            <a:ext cx="3249745" cy="2619572"/>
                          </a:xfrm>
                          <a:prstGeom prst="rect">
                            <a:avLst/>
                          </a:prstGeom>
                          <a:ln/>
                        </pic:spPr>
                      </pic:pic>
                    </a:graphicData>
                  </a:graphic>
                </wp:inline>
              </w:drawing>
            </w:r>
          </w:p>
          <w:p w14:paraId="000000F1" w14:textId="77777777" w:rsidR="0095013F" w:rsidRDefault="001C5456">
            <w:pPr>
              <w:widowControl w:val="0"/>
              <w:spacing w:line="240" w:lineRule="auto"/>
            </w:pPr>
            <w:r>
              <w:rPr>
                <w:b/>
              </w:rPr>
              <w:t>Imagen</w:t>
            </w:r>
            <w:r>
              <w:t xml:space="preserve"> 228130_i19</w:t>
            </w:r>
          </w:p>
        </w:tc>
      </w:tr>
    </w:tbl>
    <w:p w14:paraId="000000F2" w14:textId="77777777" w:rsidR="0095013F" w:rsidRDefault="0095013F">
      <w:pPr>
        <w:jc w:val="both"/>
        <w:rPr>
          <w:b/>
          <w:color w:val="7F7F7F"/>
        </w:rPr>
      </w:pPr>
    </w:p>
    <w:p w14:paraId="000000F3" w14:textId="77777777" w:rsidR="0095013F" w:rsidRDefault="001C5456">
      <w:pPr>
        <w:jc w:val="both"/>
        <w:rPr>
          <w:b/>
        </w:rPr>
      </w:pPr>
      <w:r>
        <w:rPr>
          <w:b/>
        </w:rPr>
        <w:t>Herramientas tecnológicas para pruebas</w:t>
      </w:r>
    </w:p>
    <w:p w14:paraId="000000F4" w14:textId="77777777" w:rsidR="0095013F" w:rsidRDefault="0095013F">
      <w:pPr>
        <w:jc w:val="both"/>
        <w:rPr>
          <w:b/>
          <w:color w:val="7F7F7F"/>
        </w:rPr>
      </w:pPr>
    </w:p>
    <w:tbl>
      <w:tblPr>
        <w:tblStyle w:val="aff8"/>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5013F" w14:paraId="7BC41871" w14:textId="77777777">
        <w:trPr>
          <w:trHeight w:val="444"/>
        </w:trPr>
        <w:tc>
          <w:tcPr>
            <w:tcW w:w="13422" w:type="dxa"/>
            <w:shd w:val="clear" w:color="auto" w:fill="8DB3E2"/>
          </w:tcPr>
          <w:p w14:paraId="000000F5" w14:textId="77777777" w:rsidR="0095013F" w:rsidRDefault="001C5456">
            <w:pPr>
              <w:pStyle w:val="Ttulo1"/>
              <w:jc w:val="center"/>
              <w:outlineLvl w:val="0"/>
              <w:rPr>
                <w:sz w:val="22"/>
                <w:szCs w:val="22"/>
              </w:rPr>
            </w:pPr>
            <w:r>
              <w:rPr>
                <w:sz w:val="22"/>
                <w:szCs w:val="22"/>
              </w:rPr>
              <w:t>Cuadro de texto</w:t>
            </w:r>
          </w:p>
        </w:tc>
      </w:tr>
      <w:tr w:rsidR="0095013F" w14:paraId="2CEA93EC" w14:textId="77777777">
        <w:tc>
          <w:tcPr>
            <w:tcW w:w="13422" w:type="dxa"/>
          </w:tcPr>
          <w:p w14:paraId="000000F6" w14:textId="6812E64B" w:rsidR="0095013F" w:rsidRDefault="001C5456">
            <w:pPr>
              <w:jc w:val="both"/>
              <w:rPr>
                <w:color w:val="000000"/>
              </w:rPr>
            </w:pPr>
            <w:r>
              <w:rPr>
                <w:color w:val="000000"/>
              </w:rPr>
              <w:t xml:space="preserve">En la actualidad existen muchas herramientas dedicadas a testear (probar) determinados aspectos de un sistema, </w:t>
            </w:r>
            <w:r w:rsidR="0009169D">
              <w:rPr>
                <w:color w:val="000000"/>
              </w:rPr>
              <w:t>las cuales</w:t>
            </w:r>
            <w:r>
              <w:rPr>
                <w:color w:val="000000"/>
              </w:rPr>
              <w:t xml:space="preserve"> se clasifican según </w:t>
            </w:r>
            <w:r w:rsidR="0009169D">
              <w:rPr>
                <w:color w:val="000000"/>
              </w:rPr>
              <w:t>el</w:t>
            </w:r>
            <w:r>
              <w:rPr>
                <w:color w:val="000000"/>
              </w:rPr>
              <w:t xml:space="preserve"> objetivo en que se centran para dichas pruebas.</w:t>
            </w:r>
          </w:p>
          <w:p w14:paraId="000000F7" w14:textId="77777777" w:rsidR="0095013F" w:rsidRDefault="0095013F">
            <w:pPr>
              <w:pBdr>
                <w:top w:val="nil"/>
                <w:left w:val="nil"/>
                <w:bottom w:val="nil"/>
                <w:right w:val="nil"/>
                <w:between w:val="nil"/>
              </w:pBdr>
              <w:spacing w:line="276" w:lineRule="auto"/>
              <w:ind w:left="720"/>
              <w:rPr>
                <w:color w:val="000000"/>
              </w:rPr>
            </w:pPr>
          </w:p>
          <w:p w14:paraId="000000F8" w14:textId="77777777" w:rsidR="0095013F" w:rsidRPr="0022765F" w:rsidRDefault="001C5456">
            <w:pPr>
              <w:jc w:val="both"/>
              <w:rPr>
                <w:b/>
                <w:bCs/>
                <w:color w:val="000000"/>
              </w:rPr>
            </w:pPr>
            <w:r w:rsidRPr="0022765F">
              <w:rPr>
                <w:b/>
                <w:bCs/>
                <w:color w:val="000000"/>
              </w:rPr>
              <w:t>Características</w:t>
            </w:r>
          </w:p>
          <w:p w14:paraId="000000F9" w14:textId="52DFAFE6" w:rsidR="0095013F" w:rsidRDefault="001C5456" w:rsidP="0022765F">
            <w:pPr>
              <w:numPr>
                <w:ilvl w:val="1"/>
                <w:numId w:val="37"/>
              </w:numPr>
              <w:pBdr>
                <w:top w:val="nil"/>
                <w:left w:val="nil"/>
                <w:bottom w:val="nil"/>
                <w:right w:val="nil"/>
                <w:between w:val="nil"/>
              </w:pBdr>
              <w:spacing w:line="276" w:lineRule="auto"/>
              <w:jc w:val="both"/>
              <w:rPr>
                <w:color w:val="000000"/>
              </w:rPr>
            </w:pPr>
            <w:r>
              <w:rPr>
                <w:color w:val="000000"/>
              </w:rPr>
              <w:t>Capacidad de admitir el marco de pruebas</w:t>
            </w:r>
            <w:r w:rsidR="0022765F">
              <w:rPr>
                <w:color w:val="000000"/>
              </w:rPr>
              <w:t>.</w:t>
            </w:r>
          </w:p>
          <w:p w14:paraId="000000FA" w14:textId="5600B438" w:rsidR="0095013F" w:rsidRDefault="001C5456" w:rsidP="0022765F">
            <w:pPr>
              <w:numPr>
                <w:ilvl w:val="1"/>
                <w:numId w:val="37"/>
              </w:numPr>
              <w:pBdr>
                <w:top w:val="nil"/>
                <w:left w:val="nil"/>
                <w:bottom w:val="nil"/>
                <w:right w:val="nil"/>
                <w:between w:val="nil"/>
              </w:pBdr>
              <w:spacing w:line="276" w:lineRule="auto"/>
              <w:jc w:val="both"/>
              <w:rPr>
                <w:color w:val="000000"/>
              </w:rPr>
            </w:pPr>
            <w:r>
              <w:rPr>
                <w:color w:val="000000"/>
              </w:rPr>
              <w:t>Control de revisión</w:t>
            </w:r>
            <w:r w:rsidR="0022765F">
              <w:rPr>
                <w:color w:val="000000"/>
              </w:rPr>
              <w:t>.</w:t>
            </w:r>
          </w:p>
          <w:p w14:paraId="000000FB" w14:textId="1A18601C" w:rsidR="0095013F" w:rsidRDefault="001C5456" w:rsidP="0022765F">
            <w:pPr>
              <w:numPr>
                <w:ilvl w:val="1"/>
                <w:numId w:val="37"/>
              </w:numPr>
              <w:pBdr>
                <w:top w:val="nil"/>
                <w:left w:val="nil"/>
                <w:bottom w:val="nil"/>
                <w:right w:val="nil"/>
                <w:between w:val="nil"/>
              </w:pBdr>
              <w:spacing w:line="276" w:lineRule="auto"/>
              <w:jc w:val="both"/>
              <w:rPr>
                <w:color w:val="000000"/>
              </w:rPr>
            </w:pPr>
            <w:r>
              <w:rPr>
                <w:color w:val="000000"/>
              </w:rPr>
              <w:lastRenderedPageBreak/>
              <w:t>Gestión de configuración de prueba</w:t>
            </w:r>
            <w:r w:rsidR="0022765F">
              <w:rPr>
                <w:color w:val="000000"/>
              </w:rPr>
              <w:t>.</w:t>
            </w:r>
          </w:p>
          <w:p w14:paraId="000000FC" w14:textId="72AFFA1C" w:rsidR="0095013F" w:rsidRDefault="001C5456" w:rsidP="0022765F">
            <w:pPr>
              <w:numPr>
                <w:ilvl w:val="1"/>
                <w:numId w:val="37"/>
              </w:numPr>
              <w:pBdr>
                <w:top w:val="nil"/>
                <w:left w:val="nil"/>
                <w:bottom w:val="nil"/>
                <w:right w:val="nil"/>
                <w:between w:val="nil"/>
              </w:pBdr>
              <w:spacing w:line="276" w:lineRule="auto"/>
              <w:jc w:val="both"/>
              <w:rPr>
                <w:color w:val="000000"/>
              </w:rPr>
            </w:pPr>
            <w:r>
              <w:rPr>
                <w:color w:val="000000"/>
              </w:rPr>
              <w:t>Seguimiento de problemas</w:t>
            </w:r>
            <w:r w:rsidR="0022765F">
              <w:rPr>
                <w:color w:val="000000"/>
              </w:rPr>
              <w:t>.</w:t>
            </w:r>
          </w:p>
          <w:p w14:paraId="000000FD" w14:textId="14689DEA" w:rsidR="0095013F" w:rsidRDefault="001C5456" w:rsidP="0022765F">
            <w:pPr>
              <w:numPr>
                <w:ilvl w:val="1"/>
                <w:numId w:val="37"/>
              </w:numPr>
              <w:pBdr>
                <w:top w:val="nil"/>
                <w:left w:val="nil"/>
                <w:bottom w:val="nil"/>
                <w:right w:val="nil"/>
                <w:between w:val="nil"/>
              </w:pBdr>
              <w:spacing w:line="276" w:lineRule="auto"/>
              <w:jc w:val="both"/>
              <w:rPr>
                <w:color w:val="000000"/>
              </w:rPr>
            </w:pPr>
            <w:r>
              <w:rPr>
                <w:color w:val="000000"/>
              </w:rPr>
              <w:t>Generación de informes</w:t>
            </w:r>
            <w:r w:rsidR="0022765F">
              <w:rPr>
                <w:color w:val="000000"/>
              </w:rPr>
              <w:t>.</w:t>
            </w:r>
          </w:p>
          <w:p w14:paraId="000000FE" w14:textId="34CAB3EE" w:rsidR="0095013F" w:rsidRDefault="001C5456" w:rsidP="0022765F">
            <w:pPr>
              <w:numPr>
                <w:ilvl w:val="1"/>
                <w:numId w:val="37"/>
              </w:numPr>
              <w:pBdr>
                <w:top w:val="nil"/>
                <w:left w:val="nil"/>
                <w:bottom w:val="nil"/>
                <w:right w:val="nil"/>
                <w:between w:val="nil"/>
              </w:pBdr>
              <w:spacing w:line="276" w:lineRule="auto"/>
              <w:jc w:val="both"/>
              <w:rPr>
                <w:color w:val="000000"/>
              </w:rPr>
            </w:pPr>
            <w:r>
              <w:rPr>
                <w:color w:val="000000"/>
              </w:rPr>
              <w:t>Capacidad de configurar formatos de informes</w:t>
            </w:r>
            <w:r w:rsidR="0022765F">
              <w:rPr>
                <w:color w:val="000000"/>
              </w:rPr>
              <w:t>.</w:t>
            </w:r>
          </w:p>
          <w:p w14:paraId="000000FF" w14:textId="77777777" w:rsidR="0095013F" w:rsidRDefault="0095013F">
            <w:pPr>
              <w:jc w:val="both"/>
              <w:rPr>
                <w:color w:val="BFBFBF"/>
              </w:rPr>
            </w:pPr>
          </w:p>
        </w:tc>
      </w:tr>
    </w:tbl>
    <w:p w14:paraId="00000100" w14:textId="77777777" w:rsidR="0095013F" w:rsidRDefault="0095013F">
      <w:pPr>
        <w:jc w:val="both"/>
        <w:rPr>
          <w:b/>
          <w:color w:val="7F7F7F"/>
        </w:rPr>
      </w:pPr>
    </w:p>
    <w:p w14:paraId="00000101" w14:textId="77777777" w:rsidR="0095013F" w:rsidRDefault="001C5456">
      <w:pPr>
        <w:jc w:val="both"/>
        <w:rPr>
          <w:b/>
        </w:rPr>
      </w:pPr>
      <w:r>
        <w:rPr>
          <w:b/>
        </w:rPr>
        <w:t>Tipo de herramientas tecnológicas para pruebas</w:t>
      </w:r>
    </w:p>
    <w:tbl>
      <w:tblPr>
        <w:tblStyle w:val="aff9"/>
        <w:tblW w:w="1369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8401"/>
        <w:gridCol w:w="3460"/>
      </w:tblGrid>
      <w:tr w:rsidR="0095013F" w14:paraId="3E399BBA" w14:textId="77777777">
        <w:trPr>
          <w:trHeight w:val="420"/>
        </w:trPr>
        <w:tc>
          <w:tcPr>
            <w:tcW w:w="1833" w:type="dxa"/>
            <w:shd w:val="clear" w:color="auto" w:fill="C9DAF8"/>
            <w:tcMar>
              <w:top w:w="100" w:type="dxa"/>
              <w:left w:w="100" w:type="dxa"/>
              <w:bottom w:w="100" w:type="dxa"/>
              <w:right w:w="100" w:type="dxa"/>
            </w:tcMar>
          </w:tcPr>
          <w:p w14:paraId="00000102" w14:textId="77777777" w:rsidR="0095013F" w:rsidRDefault="001C5456">
            <w:pPr>
              <w:widowControl w:val="0"/>
              <w:spacing w:line="240" w:lineRule="auto"/>
              <w:ind w:right="-804"/>
              <w:rPr>
                <w:b/>
              </w:rPr>
            </w:pPr>
            <w:r>
              <w:rPr>
                <w:b/>
              </w:rPr>
              <w:t>Tipo de recurso</w:t>
            </w:r>
          </w:p>
        </w:tc>
        <w:tc>
          <w:tcPr>
            <w:tcW w:w="11861" w:type="dxa"/>
            <w:gridSpan w:val="2"/>
            <w:shd w:val="clear" w:color="auto" w:fill="C9DAF8"/>
            <w:tcMar>
              <w:top w:w="100" w:type="dxa"/>
              <w:left w:w="100" w:type="dxa"/>
              <w:bottom w:w="100" w:type="dxa"/>
              <w:right w:w="100" w:type="dxa"/>
            </w:tcMar>
          </w:tcPr>
          <w:p w14:paraId="00000103" w14:textId="77777777" w:rsidR="0095013F" w:rsidRDefault="001C5456">
            <w:pPr>
              <w:pStyle w:val="Ttulo"/>
              <w:widowControl w:val="0"/>
              <w:spacing w:line="240" w:lineRule="auto"/>
              <w:jc w:val="center"/>
              <w:rPr>
                <w:sz w:val="22"/>
                <w:szCs w:val="22"/>
              </w:rPr>
            </w:pPr>
            <w:bookmarkStart w:id="8" w:name="_heading=h.4d34og8" w:colFirst="0" w:colLast="0"/>
            <w:bookmarkEnd w:id="8"/>
            <w:r>
              <w:rPr>
                <w:sz w:val="22"/>
                <w:szCs w:val="22"/>
              </w:rPr>
              <w:t xml:space="preserve">Pestañas o </w:t>
            </w:r>
            <w:proofErr w:type="spellStart"/>
            <w:r>
              <w:rPr>
                <w:sz w:val="22"/>
                <w:szCs w:val="22"/>
              </w:rPr>
              <w:t>tabs</w:t>
            </w:r>
            <w:proofErr w:type="spellEnd"/>
            <w:r>
              <w:rPr>
                <w:sz w:val="22"/>
                <w:szCs w:val="22"/>
              </w:rPr>
              <w:t xml:space="preserve"> horizontales</w:t>
            </w:r>
          </w:p>
        </w:tc>
      </w:tr>
      <w:tr w:rsidR="0095013F" w14:paraId="431803FD" w14:textId="77777777">
        <w:trPr>
          <w:trHeight w:val="420"/>
        </w:trPr>
        <w:tc>
          <w:tcPr>
            <w:tcW w:w="1833" w:type="dxa"/>
            <w:shd w:val="clear" w:color="auto" w:fill="auto"/>
            <w:tcMar>
              <w:top w:w="100" w:type="dxa"/>
              <w:left w:w="100" w:type="dxa"/>
              <w:bottom w:w="100" w:type="dxa"/>
              <w:right w:w="100" w:type="dxa"/>
            </w:tcMar>
          </w:tcPr>
          <w:p w14:paraId="00000105" w14:textId="77777777" w:rsidR="0095013F" w:rsidRDefault="001C5456">
            <w:pPr>
              <w:widowControl w:val="0"/>
              <w:spacing w:line="240" w:lineRule="auto"/>
              <w:ind w:right="-804"/>
              <w:rPr>
                <w:b/>
              </w:rPr>
            </w:pPr>
            <w:r>
              <w:rPr>
                <w:b/>
              </w:rPr>
              <w:t>Introducción</w:t>
            </w:r>
          </w:p>
        </w:tc>
        <w:tc>
          <w:tcPr>
            <w:tcW w:w="11861" w:type="dxa"/>
            <w:gridSpan w:val="2"/>
            <w:shd w:val="clear" w:color="auto" w:fill="auto"/>
            <w:tcMar>
              <w:top w:w="100" w:type="dxa"/>
              <w:left w:w="100" w:type="dxa"/>
              <w:bottom w:w="100" w:type="dxa"/>
              <w:right w:w="100" w:type="dxa"/>
            </w:tcMar>
          </w:tcPr>
          <w:p w14:paraId="00000106" w14:textId="4B5AA91A" w:rsidR="0095013F" w:rsidRDefault="001C5456">
            <w:pPr>
              <w:widowControl w:val="0"/>
              <w:spacing w:line="240" w:lineRule="auto"/>
              <w:jc w:val="both"/>
            </w:pPr>
            <w:r>
              <w:t>Dentro de las herramientas tecnológicas para prueba se encuentran algunos tipos como: estructural, funcional y no funcional</w:t>
            </w:r>
            <w:r w:rsidR="0009169D">
              <w:t xml:space="preserve">. A continuación, </w:t>
            </w:r>
            <w:r>
              <w:t xml:space="preserve">se presenta información </w:t>
            </w:r>
            <w:r w:rsidR="0009169D">
              <w:t xml:space="preserve">sobre </w:t>
            </w:r>
            <w:r>
              <w:t>estos.</w:t>
            </w:r>
          </w:p>
        </w:tc>
      </w:tr>
      <w:tr w:rsidR="0095013F" w14:paraId="0B5DDD73" w14:textId="77777777">
        <w:trPr>
          <w:trHeight w:val="420"/>
        </w:trPr>
        <w:tc>
          <w:tcPr>
            <w:tcW w:w="1833" w:type="dxa"/>
            <w:shd w:val="clear" w:color="auto" w:fill="auto"/>
            <w:tcMar>
              <w:top w:w="100" w:type="dxa"/>
              <w:left w:w="100" w:type="dxa"/>
              <w:bottom w:w="100" w:type="dxa"/>
              <w:right w:w="100" w:type="dxa"/>
            </w:tcMar>
          </w:tcPr>
          <w:p w14:paraId="00000108" w14:textId="77777777" w:rsidR="0095013F" w:rsidRDefault="001C5456">
            <w:pPr>
              <w:widowControl w:val="0"/>
              <w:spacing w:line="240" w:lineRule="auto"/>
              <w:ind w:right="-804"/>
              <w:rPr>
                <w:b/>
              </w:rPr>
            </w:pPr>
            <w:r>
              <w:rPr>
                <w:b/>
              </w:rPr>
              <w:t>Estructural</w:t>
            </w:r>
          </w:p>
        </w:tc>
        <w:tc>
          <w:tcPr>
            <w:tcW w:w="8401" w:type="dxa"/>
            <w:shd w:val="clear" w:color="auto" w:fill="auto"/>
            <w:tcMar>
              <w:top w:w="100" w:type="dxa"/>
              <w:left w:w="100" w:type="dxa"/>
              <w:bottom w:w="100" w:type="dxa"/>
              <w:right w:w="100" w:type="dxa"/>
            </w:tcMar>
          </w:tcPr>
          <w:p w14:paraId="00000109" w14:textId="19741C9A" w:rsidR="0095013F" w:rsidRDefault="0009169D">
            <w:pPr>
              <w:jc w:val="both"/>
              <w:rPr>
                <w:color w:val="000000"/>
              </w:rPr>
            </w:pPr>
            <w:r>
              <w:rPr>
                <w:color w:val="000000"/>
              </w:rPr>
              <w:t xml:space="preserve">El </w:t>
            </w:r>
            <w:r w:rsidR="001C5456">
              <w:rPr>
                <w:color w:val="000000"/>
              </w:rPr>
              <w:t xml:space="preserve">tipo de pruebas estructurales se puede ejecutar en todos los niveles de las pruebas, </w:t>
            </w:r>
            <w:r>
              <w:rPr>
                <w:color w:val="000000"/>
              </w:rPr>
              <w:t xml:space="preserve">siendo </w:t>
            </w:r>
            <w:r w:rsidR="001C5456">
              <w:rPr>
                <w:color w:val="000000"/>
              </w:rPr>
              <w:t xml:space="preserve">especialmente </w:t>
            </w:r>
            <w:r>
              <w:rPr>
                <w:color w:val="000000"/>
              </w:rPr>
              <w:t xml:space="preserve">efectivo </w:t>
            </w:r>
            <w:r w:rsidR="001C5456">
              <w:rPr>
                <w:color w:val="000000"/>
              </w:rPr>
              <w:t xml:space="preserve">para medir estructura o arquitectura de la base de datos. Para expresar el alcance como un conjunto de pruebas se emplea el concepto de cobertura. </w:t>
            </w:r>
          </w:p>
          <w:p w14:paraId="0000010A" w14:textId="63A6B7ED" w:rsidR="0095013F" w:rsidRDefault="001C5456">
            <w:pPr>
              <w:jc w:val="both"/>
              <w:rPr>
                <w:color w:val="000000"/>
              </w:rPr>
            </w:pPr>
            <w:r>
              <w:rPr>
                <w:color w:val="000000"/>
              </w:rPr>
              <w:t>Es habitual en muchos casos</w:t>
            </w:r>
            <w:r w:rsidR="0009169D">
              <w:rPr>
                <w:color w:val="000000"/>
              </w:rPr>
              <w:t>,</w:t>
            </w:r>
            <w:r>
              <w:rPr>
                <w:color w:val="000000"/>
              </w:rPr>
              <w:t xml:space="preserve"> al implementar este tipo de pruebas estructurales, </w:t>
            </w:r>
            <w:r w:rsidR="0009169D">
              <w:rPr>
                <w:color w:val="000000"/>
              </w:rPr>
              <w:t xml:space="preserve">acompañarlo </w:t>
            </w:r>
            <w:r>
              <w:rPr>
                <w:color w:val="000000"/>
              </w:rPr>
              <w:t>con herramientas de apoyo para validar la cobertura del código, como es el caso de pruebas de integración o pruebas de componentes, este tipo son llamadas también pruebas de caja blanca.</w:t>
            </w:r>
          </w:p>
          <w:p w14:paraId="0000010B" w14:textId="77777777" w:rsidR="0095013F" w:rsidRDefault="0095013F">
            <w:pPr>
              <w:widowControl w:val="0"/>
              <w:spacing w:line="240" w:lineRule="auto"/>
              <w:jc w:val="both"/>
            </w:pPr>
          </w:p>
        </w:tc>
        <w:tc>
          <w:tcPr>
            <w:tcW w:w="3460" w:type="dxa"/>
            <w:shd w:val="clear" w:color="auto" w:fill="auto"/>
            <w:tcMar>
              <w:top w:w="100" w:type="dxa"/>
              <w:left w:w="100" w:type="dxa"/>
              <w:bottom w:w="100" w:type="dxa"/>
              <w:right w:w="100" w:type="dxa"/>
            </w:tcMar>
          </w:tcPr>
          <w:p w14:paraId="0000010C" w14:textId="77777777" w:rsidR="0095013F" w:rsidRDefault="001C5456">
            <w:pPr>
              <w:widowControl w:val="0"/>
              <w:spacing w:line="240" w:lineRule="auto"/>
              <w:rPr>
                <w:b/>
              </w:rPr>
            </w:pPr>
            <w:r>
              <w:rPr>
                <w:noProof/>
              </w:rPr>
              <w:drawing>
                <wp:inline distT="0" distB="0" distL="0" distR="0" wp14:anchorId="60CDD419" wp14:editId="534EB173">
                  <wp:extent cx="2149563" cy="688511"/>
                  <wp:effectExtent l="0" t="0" r="0" b="0"/>
                  <wp:docPr id="29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2"/>
                          <a:srcRect/>
                          <a:stretch>
                            <a:fillRect/>
                          </a:stretch>
                        </pic:blipFill>
                        <pic:spPr>
                          <a:xfrm>
                            <a:off x="0" y="0"/>
                            <a:ext cx="2149563" cy="688511"/>
                          </a:xfrm>
                          <a:prstGeom prst="rect">
                            <a:avLst/>
                          </a:prstGeom>
                          <a:ln/>
                        </pic:spPr>
                      </pic:pic>
                    </a:graphicData>
                  </a:graphic>
                </wp:inline>
              </w:drawing>
            </w:r>
          </w:p>
          <w:p w14:paraId="0000010D" w14:textId="77777777" w:rsidR="0095013F" w:rsidRDefault="001C5456">
            <w:pPr>
              <w:spacing w:after="120" w:line="240" w:lineRule="auto"/>
            </w:pPr>
            <w:r>
              <w:t xml:space="preserve">Imagen de referencia </w:t>
            </w:r>
          </w:p>
          <w:p w14:paraId="0000010E" w14:textId="3434EA55" w:rsidR="0095013F" w:rsidRDefault="00000000">
            <w:pPr>
              <w:widowControl w:val="0"/>
              <w:spacing w:line="240" w:lineRule="auto"/>
              <w:rPr>
                <w:color w:val="0000FF"/>
                <w:u w:val="single"/>
              </w:rPr>
            </w:pPr>
            <w:hyperlink r:id="rId43">
              <w:r w:rsidR="001C5456">
                <w:rPr>
                  <w:color w:val="0000FF"/>
                  <w:u w:val="single"/>
                </w:rPr>
                <w:t>https://www.panel.es/</w:t>
              </w:r>
              <w:r w:rsidR="002C1226" w:rsidRPr="002C1226">
                <w:rPr>
                  <w:i/>
                  <w:iCs/>
                  <w:color w:val="0000FF"/>
                  <w:u w:val="single"/>
                </w:rPr>
                <w:t>software</w:t>
              </w:r>
              <w:r w:rsidR="001C5456">
                <w:rPr>
                  <w:color w:val="0000FF"/>
                  <w:u w:val="single"/>
                </w:rPr>
                <w:t>-qa-cuales-son-los-tipos-de-pruebas-</w:t>
              </w:r>
              <w:r w:rsidR="002C1226" w:rsidRPr="002C1226">
                <w:rPr>
                  <w:i/>
                  <w:iCs/>
                  <w:color w:val="0000FF"/>
                  <w:u w:val="single"/>
                </w:rPr>
                <w:t>software</w:t>
              </w:r>
              <w:r w:rsidR="001C5456">
                <w:rPr>
                  <w:color w:val="0000FF"/>
                  <w:u w:val="single"/>
                </w:rPr>
                <w:t>/</w:t>
              </w:r>
            </w:hyperlink>
          </w:p>
          <w:p w14:paraId="0000010F" w14:textId="77777777" w:rsidR="0095013F" w:rsidRDefault="001C5456">
            <w:pPr>
              <w:widowControl w:val="0"/>
              <w:spacing w:line="240" w:lineRule="auto"/>
              <w:rPr>
                <w:b/>
              </w:rPr>
            </w:pPr>
            <w:r>
              <w:rPr>
                <w:b/>
              </w:rPr>
              <w:t xml:space="preserve">Imagen: </w:t>
            </w:r>
            <w:r>
              <w:t>228130_i20</w:t>
            </w:r>
          </w:p>
        </w:tc>
      </w:tr>
      <w:tr w:rsidR="0095013F" w14:paraId="2B0544C5" w14:textId="77777777">
        <w:trPr>
          <w:trHeight w:val="420"/>
        </w:trPr>
        <w:tc>
          <w:tcPr>
            <w:tcW w:w="1833" w:type="dxa"/>
            <w:shd w:val="clear" w:color="auto" w:fill="auto"/>
            <w:tcMar>
              <w:top w:w="100" w:type="dxa"/>
              <w:left w:w="100" w:type="dxa"/>
              <w:bottom w:w="100" w:type="dxa"/>
              <w:right w:w="100" w:type="dxa"/>
            </w:tcMar>
          </w:tcPr>
          <w:p w14:paraId="00000110" w14:textId="77777777" w:rsidR="0095013F" w:rsidRDefault="001C5456">
            <w:pPr>
              <w:widowControl w:val="0"/>
              <w:spacing w:line="240" w:lineRule="auto"/>
              <w:rPr>
                <w:b/>
              </w:rPr>
            </w:pPr>
            <w:r>
              <w:rPr>
                <w:b/>
              </w:rPr>
              <w:t>Funcional</w:t>
            </w:r>
          </w:p>
        </w:tc>
        <w:tc>
          <w:tcPr>
            <w:tcW w:w="8401" w:type="dxa"/>
            <w:shd w:val="clear" w:color="auto" w:fill="auto"/>
            <w:tcMar>
              <w:top w:w="100" w:type="dxa"/>
              <w:left w:w="100" w:type="dxa"/>
              <w:bottom w:w="100" w:type="dxa"/>
              <w:right w:w="100" w:type="dxa"/>
            </w:tcMar>
          </w:tcPr>
          <w:p w14:paraId="00000111" w14:textId="065797F1" w:rsidR="0095013F" w:rsidRDefault="0009169D">
            <w:pPr>
              <w:jc w:val="both"/>
              <w:rPr>
                <w:color w:val="000000"/>
              </w:rPr>
            </w:pPr>
            <w:r>
              <w:rPr>
                <w:color w:val="000000"/>
              </w:rPr>
              <w:t>S</w:t>
            </w:r>
            <w:r w:rsidR="001C5456">
              <w:rPr>
                <w:color w:val="000000"/>
              </w:rPr>
              <w:t>e centran en el comportamiento del sistema, o cierta parte del componente del sistema, descrito en las especificaciones de los requerimientos.</w:t>
            </w:r>
          </w:p>
          <w:p w14:paraId="00000112" w14:textId="77777777" w:rsidR="0095013F" w:rsidRDefault="0095013F">
            <w:pPr>
              <w:jc w:val="both"/>
              <w:rPr>
                <w:color w:val="000000"/>
              </w:rPr>
            </w:pPr>
          </w:p>
          <w:p w14:paraId="00000113" w14:textId="59B20718" w:rsidR="0095013F" w:rsidRDefault="001C5456">
            <w:pPr>
              <w:jc w:val="both"/>
              <w:rPr>
                <w:color w:val="000000"/>
              </w:rPr>
            </w:pPr>
            <w:r>
              <w:rPr>
                <w:color w:val="000000"/>
              </w:rPr>
              <w:lastRenderedPageBreak/>
              <w:t xml:space="preserve">Por ende, </w:t>
            </w:r>
            <w:r w:rsidR="0009169D">
              <w:rPr>
                <w:color w:val="000000"/>
              </w:rPr>
              <w:t>se</w:t>
            </w:r>
            <w:r>
              <w:rPr>
                <w:color w:val="000000"/>
              </w:rPr>
              <w:t xml:space="preserve"> definen a partir de funciones o características y su respectiva interoperabilidad con diferentes partes del sistema, logr</w:t>
            </w:r>
            <w:r w:rsidR="00977995">
              <w:rPr>
                <w:color w:val="000000"/>
              </w:rPr>
              <w:t>á</w:t>
            </w:r>
            <w:r>
              <w:rPr>
                <w:color w:val="000000"/>
              </w:rPr>
              <w:t>ndo</w:t>
            </w:r>
            <w:r w:rsidR="00977995">
              <w:rPr>
                <w:color w:val="000000"/>
              </w:rPr>
              <w:t>se</w:t>
            </w:r>
            <w:r>
              <w:rPr>
                <w:color w:val="000000"/>
              </w:rPr>
              <w:t xml:space="preserve"> ejecutar en todos los niveles de pruebas integración, componentes, sistemas, etc.</w:t>
            </w:r>
          </w:p>
          <w:p w14:paraId="00000114" w14:textId="77777777" w:rsidR="0095013F" w:rsidRDefault="0095013F">
            <w:pPr>
              <w:pBdr>
                <w:top w:val="nil"/>
                <w:left w:val="nil"/>
                <w:bottom w:val="nil"/>
                <w:right w:val="nil"/>
                <w:between w:val="nil"/>
              </w:pBdr>
              <w:ind w:left="1800"/>
              <w:jc w:val="both"/>
              <w:rPr>
                <w:color w:val="000000"/>
              </w:rPr>
            </w:pPr>
          </w:p>
          <w:p w14:paraId="00000115" w14:textId="6241A37C" w:rsidR="0095013F" w:rsidRDefault="001C5456">
            <w:pPr>
              <w:jc w:val="both"/>
              <w:rPr>
                <w:color w:val="000000"/>
              </w:rPr>
            </w:pPr>
            <w:r>
              <w:rPr>
                <w:color w:val="000000"/>
              </w:rPr>
              <w:t xml:space="preserve">Se consideran </w:t>
            </w:r>
            <w:r w:rsidR="00977995">
              <w:rPr>
                <w:color w:val="000000"/>
              </w:rPr>
              <w:t xml:space="preserve">pruebas </w:t>
            </w:r>
            <w:r>
              <w:rPr>
                <w:color w:val="000000"/>
              </w:rPr>
              <w:t xml:space="preserve">de </w:t>
            </w:r>
            <w:r w:rsidR="00977995">
              <w:rPr>
                <w:color w:val="000000"/>
              </w:rPr>
              <w:t xml:space="preserve">caja negra </w:t>
            </w:r>
            <w:r>
              <w:rPr>
                <w:color w:val="000000"/>
              </w:rPr>
              <w:t>(“</w:t>
            </w:r>
            <w:proofErr w:type="spellStart"/>
            <w:r w:rsidRPr="00612C6D">
              <w:rPr>
                <w:i/>
                <w:color w:val="000000"/>
              </w:rPr>
              <w:t>black</w:t>
            </w:r>
            <w:proofErr w:type="spellEnd"/>
            <w:r w:rsidRPr="00612C6D">
              <w:rPr>
                <w:i/>
                <w:color w:val="000000"/>
              </w:rPr>
              <w:t xml:space="preserve">-box </w:t>
            </w:r>
            <w:proofErr w:type="spellStart"/>
            <w:r w:rsidRPr="00612C6D">
              <w:rPr>
                <w:i/>
                <w:color w:val="000000"/>
              </w:rPr>
              <w:t>testing</w:t>
            </w:r>
            <w:proofErr w:type="spellEnd"/>
            <w:r>
              <w:rPr>
                <w:color w:val="000000"/>
              </w:rPr>
              <w:t>”) puesto que se valora el comportamiento externo del sistema. Las pruebas de seguridad o las pruebas de interoperabilidad entre sistemas o componentes son casos especializados de las pruebas funcionales (</w:t>
            </w:r>
            <w:r>
              <w:t>Ramos et al 2019).</w:t>
            </w:r>
          </w:p>
          <w:p w14:paraId="00000116" w14:textId="77777777" w:rsidR="0095013F" w:rsidRDefault="0095013F">
            <w:pPr>
              <w:widowControl w:val="0"/>
              <w:spacing w:line="240" w:lineRule="auto"/>
              <w:jc w:val="both"/>
            </w:pPr>
          </w:p>
        </w:tc>
        <w:tc>
          <w:tcPr>
            <w:tcW w:w="3460" w:type="dxa"/>
            <w:shd w:val="clear" w:color="auto" w:fill="auto"/>
            <w:tcMar>
              <w:top w:w="100" w:type="dxa"/>
              <w:left w:w="100" w:type="dxa"/>
              <w:bottom w:w="100" w:type="dxa"/>
              <w:right w:w="100" w:type="dxa"/>
            </w:tcMar>
          </w:tcPr>
          <w:p w14:paraId="00000117" w14:textId="77777777" w:rsidR="0095013F" w:rsidRDefault="001C5456">
            <w:pPr>
              <w:widowControl w:val="0"/>
              <w:spacing w:line="240" w:lineRule="auto"/>
              <w:rPr>
                <w:b/>
              </w:rPr>
            </w:pPr>
            <w:r>
              <w:rPr>
                <w:noProof/>
              </w:rPr>
              <w:lastRenderedPageBreak/>
              <w:drawing>
                <wp:inline distT="0" distB="0" distL="0" distR="0" wp14:anchorId="0CFA77F9" wp14:editId="7FD95435">
                  <wp:extent cx="2130279" cy="759612"/>
                  <wp:effectExtent l="0" t="0" r="0" b="0"/>
                  <wp:docPr id="26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2130279" cy="759612"/>
                          </a:xfrm>
                          <a:prstGeom prst="rect">
                            <a:avLst/>
                          </a:prstGeom>
                          <a:ln/>
                        </pic:spPr>
                      </pic:pic>
                    </a:graphicData>
                  </a:graphic>
                </wp:inline>
              </w:drawing>
            </w:r>
          </w:p>
          <w:p w14:paraId="00000118" w14:textId="77777777" w:rsidR="0095013F" w:rsidRDefault="001C5456">
            <w:pPr>
              <w:spacing w:after="120" w:line="240" w:lineRule="auto"/>
            </w:pPr>
            <w:r>
              <w:t xml:space="preserve">Imagen de referencia </w:t>
            </w:r>
          </w:p>
          <w:p w14:paraId="00000119" w14:textId="5FC70D66" w:rsidR="0095013F" w:rsidRDefault="00000000">
            <w:pPr>
              <w:widowControl w:val="0"/>
              <w:spacing w:line="240" w:lineRule="auto"/>
              <w:rPr>
                <w:color w:val="0000FF"/>
                <w:u w:val="single"/>
              </w:rPr>
            </w:pPr>
            <w:hyperlink r:id="rId45">
              <w:r w:rsidR="001C5456">
                <w:rPr>
                  <w:color w:val="0000FF"/>
                  <w:u w:val="single"/>
                </w:rPr>
                <w:t>https://www.panel.es/</w:t>
              </w:r>
              <w:r w:rsidR="002C1226" w:rsidRPr="002C1226">
                <w:rPr>
                  <w:i/>
                  <w:iCs/>
                  <w:color w:val="0000FF"/>
                  <w:u w:val="single"/>
                </w:rPr>
                <w:t>software</w:t>
              </w:r>
              <w:r w:rsidR="001C5456">
                <w:rPr>
                  <w:color w:val="0000FF"/>
                  <w:u w:val="single"/>
                </w:rPr>
                <w:t>-qa-cuales-son-los-tipos-de-pruebas-</w:t>
              </w:r>
              <w:r w:rsidR="002C1226" w:rsidRPr="002C1226">
                <w:rPr>
                  <w:i/>
                  <w:iCs/>
                  <w:color w:val="0000FF"/>
                  <w:u w:val="single"/>
                </w:rPr>
                <w:t>software</w:t>
              </w:r>
              <w:r w:rsidR="001C5456">
                <w:rPr>
                  <w:color w:val="0000FF"/>
                  <w:u w:val="single"/>
                </w:rPr>
                <w:t>/</w:t>
              </w:r>
            </w:hyperlink>
          </w:p>
          <w:p w14:paraId="0000011A" w14:textId="77777777" w:rsidR="0095013F" w:rsidRDefault="001C5456">
            <w:pPr>
              <w:widowControl w:val="0"/>
              <w:spacing w:line="240" w:lineRule="auto"/>
              <w:rPr>
                <w:b/>
              </w:rPr>
            </w:pPr>
            <w:r>
              <w:rPr>
                <w:b/>
              </w:rPr>
              <w:t xml:space="preserve">Imagen: </w:t>
            </w:r>
            <w:r>
              <w:t>228130_i21</w:t>
            </w:r>
          </w:p>
        </w:tc>
      </w:tr>
      <w:tr w:rsidR="0095013F" w14:paraId="042BF1B1" w14:textId="77777777">
        <w:trPr>
          <w:trHeight w:val="420"/>
        </w:trPr>
        <w:tc>
          <w:tcPr>
            <w:tcW w:w="1833" w:type="dxa"/>
            <w:shd w:val="clear" w:color="auto" w:fill="auto"/>
            <w:tcMar>
              <w:top w:w="100" w:type="dxa"/>
              <w:left w:w="100" w:type="dxa"/>
              <w:bottom w:w="100" w:type="dxa"/>
              <w:right w:w="100" w:type="dxa"/>
            </w:tcMar>
          </w:tcPr>
          <w:p w14:paraId="0000011B" w14:textId="77777777" w:rsidR="0095013F" w:rsidRDefault="001C5456">
            <w:pPr>
              <w:widowControl w:val="0"/>
              <w:spacing w:line="240" w:lineRule="auto"/>
              <w:rPr>
                <w:b/>
              </w:rPr>
            </w:pPr>
            <w:r>
              <w:rPr>
                <w:b/>
              </w:rPr>
              <w:lastRenderedPageBreak/>
              <w:t>No funcional</w:t>
            </w:r>
          </w:p>
        </w:tc>
        <w:tc>
          <w:tcPr>
            <w:tcW w:w="8401" w:type="dxa"/>
            <w:shd w:val="clear" w:color="auto" w:fill="auto"/>
            <w:tcMar>
              <w:top w:w="100" w:type="dxa"/>
              <w:left w:w="100" w:type="dxa"/>
              <w:bottom w:w="100" w:type="dxa"/>
              <w:right w:w="100" w:type="dxa"/>
            </w:tcMar>
          </w:tcPr>
          <w:p w14:paraId="0000011C" w14:textId="7259F2AB" w:rsidR="0095013F" w:rsidRPr="00426927" w:rsidRDefault="001C5456">
            <w:pPr>
              <w:jc w:val="both"/>
              <w:rPr>
                <w:color w:val="000000"/>
              </w:rPr>
            </w:pPr>
            <w:r>
              <w:rPr>
                <w:color w:val="000000"/>
              </w:rPr>
              <w:t xml:space="preserve">Las pruebas no funcionales incluyen las </w:t>
            </w:r>
            <w:r w:rsidR="00977995">
              <w:rPr>
                <w:color w:val="000000"/>
              </w:rPr>
              <w:t xml:space="preserve">de </w:t>
            </w:r>
            <w:r>
              <w:rPr>
                <w:color w:val="000000"/>
              </w:rPr>
              <w:t xml:space="preserve">rendimiento, carga, estrés, usabilidad, mantenibilidad, fiabilidad o portabilidad, entre </w:t>
            </w:r>
            <w:r w:rsidRPr="00426927">
              <w:rPr>
                <w:color w:val="000000"/>
              </w:rPr>
              <w:t xml:space="preserve">otras. Por ende, se centran en características del </w:t>
            </w:r>
            <w:r w:rsidR="002C1226" w:rsidRPr="002C1226">
              <w:rPr>
                <w:i/>
                <w:iCs/>
                <w:color w:val="000000"/>
              </w:rPr>
              <w:t>software</w:t>
            </w:r>
            <w:r w:rsidRPr="00426927">
              <w:rPr>
                <w:color w:val="000000"/>
              </w:rPr>
              <w:t xml:space="preserve"> que establecen “cómo trabaja el sistema” (Reyes et al, 2020).</w:t>
            </w:r>
          </w:p>
          <w:p w14:paraId="0000011D" w14:textId="77777777" w:rsidR="0095013F" w:rsidRPr="00426927" w:rsidRDefault="0095013F">
            <w:pPr>
              <w:jc w:val="both"/>
              <w:rPr>
                <w:color w:val="000000"/>
              </w:rPr>
            </w:pPr>
          </w:p>
          <w:p w14:paraId="0000011E" w14:textId="79A7DA6B" w:rsidR="0095013F" w:rsidRDefault="00977995">
            <w:pPr>
              <w:jc w:val="both"/>
              <w:rPr>
                <w:color w:val="000000"/>
              </w:rPr>
            </w:pPr>
            <w:r w:rsidRPr="00426927">
              <w:rPr>
                <w:color w:val="000000"/>
              </w:rPr>
              <w:t>T</w:t>
            </w:r>
            <w:r w:rsidR="001C5456" w:rsidRPr="00426927">
              <w:rPr>
                <w:color w:val="000000"/>
              </w:rPr>
              <w:t>ambién se pueden ejecutar en todos los niveles de pruebas</w:t>
            </w:r>
            <w:r w:rsidR="001C5456">
              <w:rPr>
                <w:color w:val="000000"/>
              </w:rPr>
              <w:t>, se puede testear de diversas formas, por ejemplo, por tiempos de respuesta en el caso de pruebas de rendimiento o por número máximo de clientes conectados en pruebas de estrés.</w:t>
            </w:r>
          </w:p>
          <w:p w14:paraId="0000011F" w14:textId="77777777" w:rsidR="0095013F" w:rsidRDefault="0095013F">
            <w:pPr>
              <w:widowControl w:val="0"/>
              <w:spacing w:line="240" w:lineRule="auto"/>
            </w:pPr>
          </w:p>
        </w:tc>
        <w:tc>
          <w:tcPr>
            <w:tcW w:w="3460" w:type="dxa"/>
            <w:shd w:val="clear" w:color="auto" w:fill="auto"/>
            <w:tcMar>
              <w:top w:w="100" w:type="dxa"/>
              <w:left w:w="100" w:type="dxa"/>
              <w:bottom w:w="100" w:type="dxa"/>
              <w:right w:w="100" w:type="dxa"/>
            </w:tcMar>
          </w:tcPr>
          <w:p w14:paraId="00000120" w14:textId="77777777" w:rsidR="0095013F" w:rsidRDefault="001C5456">
            <w:pPr>
              <w:widowControl w:val="0"/>
              <w:spacing w:line="240" w:lineRule="auto"/>
              <w:rPr>
                <w:b/>
              </w:rPr>
            </w:pPr>
            <w:r>
              <w:rPr>
                <w:noProof/>
              </w:rPr>
              <w:drawing>
                <wp:inline distT="0" distB="0" distL="0" distR="0" wp14:anchorId="4F8083C4" wp14:editId="104BE2A1">
                  <wp:extent cx="1753037" cy="1091615"/>
                  <wp:effectExtent l="0" t="0" r="0" b="0"/>
                  <wp:docPr id="265" name="image29.png" descr="Pruebas no funcionales"/>
                  <wp:cNvGraphicFramePr/>
                  <a:graphic xmlns:a="http://schemas.openxmlformats.org/drawingml/2006/main">
                    <a:graphicData uri="http://schemas.openxmlformats.org/drawingml/2006/picture">
                      <pic:pic xmlns:pic="http://schemas.openxmlformats.org/drawingml/2006/picture">
                        <pic:nvPicPr>
                          <pic:cNvPr id="0" name="image29.png" descr="Pruebas no funcionales"/>
                          <pic:cNvPicPr preferRelativeResize="0"/>
                        </pic:nvPicPr>
                        <pic:blipFill>
                          <a:blip r:embed="rId46"/>
                          <a:srcRect/>
                          <a:stretch>
                            <a:fillRect/>
                          </a:stretch>
                        </pic:blipFill>
                        <pic:spPr>
                          <a:xfrm>
                            <a:off x="0" y="0"/>
                            <a:ext cx="1753037" cy="1091615"/>
                          </a:xfrm>
                          <a:prstGeom prst="rect">
                            <a:avLst/>
                          </a:prstGeom>
                          <a:ln/>
                        </pic:spPr>
                      </pic:pic>
                    </a:graphicData>
                  </a:graphic>
                </wp:inline>
              </w:drawing>
            </w:r>
          </w:p>
          <w:p w14:paraId="00000121" w14:textId="77777777" w:rsidR="0095013F" w:rsidRDefault="001C5456">
            <w:pPr>
              <w:spacing w:after="120" w:line="240" w:lineRule="auto"/>
            </w:pPr>
            <w:r>
              <w:t xml:space="preserve">Imagen de referencia </w:t>
            </w:r>
          </w:p>
          <w:p w14:paraId="00000122" w14:textId="77777777" w:rsidR="0095013F" w:rsidRDefault="00000000">
            <w:pPr>
              <w:widowControl w:val="0"/>
              <w:spacing w:line="240" w:lineRule="auto"/>
            </w:pPr>
            <w:hyperlink r:id="rId47">
              <w:r w:rsidR="001C5456">
                <w:rPr>
                  <w:color w:val="0000FF"/>
                  <w:u w:val="single"/>
                </w:rPr>
                <w:t>https://static.wixstatic.com/media/a59c1e_37d972411a124358b094baa271b49c32~mv2.png/v1/fit/w_971%2Ch_605%2Cal_c/file.png</w:t>
              </w:r>
            </w:hyperlink>
          </w:p>
          <w:p w14:paraId="00000123" w14:textId="77777777" w:rsidR="0095013F" w:rsidRDefault="001C5456">
            <w:pPr>
              <w:widowControl w:val="0"/>
              <w:spacing w:line="240" w:lineRule="auto"/>
              <w:rPr>
                <w:b/>
              </w:rPr>
            </w:pPr>
            <w:r>
              <w:rPr>
                <w:b/>
              </w:rPr>
              <w:t xml:space="preserve">Imagen: </w:t>
            </w:r>
            <w:r>
              <w:t>228130_i22</w:t>
            </w:r>
          </w:p>
        </w:tc>
      </w:tr>
    </w:tbl>
    <w:p w14:paraId="00000124" w14:textId="77777777" w:rsidR="0095013F" w:rsidRDefault="0095013F">
      <w:pPr>
        <w:jc w:val="both"/>
        <w:rPr>
          <w:b/>
        </w:rPr>
      </w:pPr>
    </w:p>
    <w:p w14:paraId="00000125" w14:textId="77777777" w:rsidR="0095013F" w:rsidRDefault="0095013F">
      <w:pPr>
        <w:jc w:val="both"/>
        <w:rPr>
          <w:b/>
        </w:rPr>
      </w:pPr>
    </w:p>
    <w:p w14:paraId="00000126" w14:textId="77777777" w:rsidR="0095013F" w:rsidRDefault="001C5456">
      <w:pPr>
        <w:numPr>
          <w:ilvl w:val="0"/>
          <w:numId w:val="19"/>
        </w:numPr>
        <w:pBdr>
          <w:top w:val="nil"/>
          <w:left w:val="nil"/>
          <w:bottom w:val="nil"/>
          <w:right w:val="nil"/>
          <w:between w:val="nil"/>
        </w:pBdr>
        <w:jc w:val="both"/>
        <w:rPr>
          <w:b/>
          <w:color w:val="000000"/>
        </w:rPr>
      </w:pPr>
      <w:r>
        <w:br w:type="column"/>
      </w:r>
      <w:r>
        <w:rPr>
          <w:b/>
          <w:color w:val="000000"/>
        </w:rPr>
        <w:lastRenderedPageBreak/>
        <w:t>Herramientas de pruebas</w:t>
      </w:r>
    </w:p>
    <w:tbl>
      <w:tblPr>
        <w:tblStyle w:val="affa"/>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5013F" w14:paraId="24E3C8A7" w14:textId="77777777">
        <w:trPr>
          <w:trHeight w:val="444"/>
        </w:trPr>
        <w:tc>
          <w:tcPr>
            <w:tcW w:w="13422" w:type="dxa"/>
            <w:shd w:val="clear" w:color="auto" w:fill="8DB3E2"/>
          </w:tcPr>
          <w:p w14:paraId="00000127" w14:textId="77777777" w:rsidR="0095013F" w:rsidRDefault="001C5456">
            <w:pPr>
              <w:pStyle w:val="Ttulo1"/>
              <w:jc w:val="center"/>
              <w:outlineLvl w:val="0"/>
              <w:rPr>
                <w:sz w:val="22"/>
                <w:szCs w:val="22"/>
              </w:rPr>
            </w:pPr>
            <w:r>
              <w:rPr>
                <w:sz w:val="22"/>
                <w:szCs w:val="22"/>
              </w:rPr>
              <w:t>Cuadro de texto</w:t>
            </w:r>
          </w:p>
        </w:tc>
      </w:tr>
      <w:tr w:rsidR="0095013F" w14:paraId="51956EBB" w14:textId="77777777">
        <w:tc>
          <w:tcPr>
            <w:tcW w:w="13422" w:type="dxa"/>
          </w:tcPr>
          <w:p w14:paraId="00000128" w14:textId="37733860" w:rsidR="0095013F" w:rsidRDefault="001C5456">
            <w:pPr>
              <w:pBdr>
                <w:top w:val="nil"/>
                <w:left w:val="nil"/>
                <w:bottom w:val="nil"/>
                <w:right w:val="nil"/>
                <w:between w:val="nil"/>
              </w:pBdr>
              <w:spacing w:after="120"/>
              <w:jc w:val="both"/>
              <w:rPr>
                <w:color w:val="000000"/>
              </w:rPr>
            </w:pPr>
            <w:r>
              <w:rPr>
                <w:color w:val="000000"/>
              </w:rPr>
              <w:t>Las herramientas implementadas en pruebas del sistema y bases de datos automatizadas, aportan un gran beneficio a la ejecución de pruebas funcionales y de regresión en el respectivo sistema. Estas deben aportar unos resultados significativos y consistentes respecto a los datos de entrada proporcionados.</w:t>
            </w:r>
          </w:p>
          <w:p w14:paraId="00000129" w14:textId="1409F32F" w:rsidR="0095013F" w:rsidRPr="00345D9C" w:rsidRDefault="001C5456">
            <w:pPr>
              <w:pBdr>
                <w:top w:val="nil"/>
                <w:left w:val="nil"/>
                <w:bottom w:val="nil"/>
                <w:right w:val="nil"/>
                <w:between w:val="nil"/>
              </w:pBdr>
              <w:spacing w:after="120"/>
              <w:rPr>
                <w:b/>
                <w:bCs/>
                <w:color w:val="000000"/>
              </w:rPr>
            </w:pPr>
            <w:r w:rsidRPr="00345D9C">
              <w:rPr>
                <w:b/>
                <w:bCs/>
                <w:color w:val="000000"/>
              </w:rPr>
              <w:t>Características</w:t>
            </w:r>
            <w:r w:rsidR="00977995" w:rsidRPr="00345D9C">
              <w:rPr>
                <w:b/>
                <w:bCs/>
                <w:color w:val="000000"/>
              </w:rPr>
              <w:t>:</w:t>
            </w:r>
          </w:p>
          <w:p w14:paraId="0000012A" w14:textId="77777777" w:rsidR="0095013F" w:rsidRDefault="001C5456">
            <w:pPr>
              <w:numPr>
                <w:ilvl w:val="0"/>
                <w:numId w:val="1"/>
              </w:numPr>
              <w:pBdr>
                <w:top w:val="nil"/>
                <w:left w:val="nil"/>
                <w:bottom w:val="nil"/>
                <w:right w:val="nil"/>
                <w:between w:val="nil"/>
              </w:pBdr>
              <w:spacing w:line="276" w:lineRule="auto"/>
              <w:ind w:left="314"/>
              <w:jc w:val="both"/>
              <w:rPr>
                <w:color w:val="000000"/>
              </w:rPr>
            </w:pPr>
            <w:r>
              <w:rPr>
                <w:color w:val="000000"/>
              </w:rPr>
              <w:t>La prueba de base de datos implica la prueba de diferentes capas, como la capa de interfaz de usuario, la capa de acceso, la capa empresarial y finalmente la base de datos.</w:t>
            </w:r>
          </w:p>
          <w:p w14:paraId="0000012B" w14:textId="5FB358FA" w:rsidR="0095013F" w:rsidRDefault="001C5456">
            <w:pPr>
              <w:numPr>
                <w:ilvl w:val="0"/>
                <w:numId w:val="1"/>
              </w:numPr>
              <w:pBdr>
                <w:top w:val="nil"/>
                <w:left w:val="nil"/>
                <w:bottom w:val="nil"/>
                <w:right w:val="nil"/>
                <w:between w:val="nil"/>
              </w:pBdr>
              <w:spacing w:line="276" w:lineRule="auto"/>
              <w:ind w:left="314"/>
              <w:jc w:val="both"/>
              <w:rPr>
                <w:color w:val="000000"/>
              </w:rPr>
            </w:pPr>
            <w:r>
              <w:rPr>
                <w:color w:val="000000"/>
              </w:rPr>
              <w:t xml:space="preserve">La prueba de base de datos se utiliza para verificar la integridad de los datos, el mapeo de datos y las propiedades ACID </w:t>
            </w:r>
            <w:r w:rsidR="00977995">
              <w:rPr>
                <w:color w:val="000000"/>
              </w:rPr>
              <w:t>(</w:t>
            </w:r>
            <w:proofErr w:type="spellStart"/>
            <w:r w:rsidR="00977995" w:rsidRPr="00C240E0">
              <w:rPr>
                <w:i/>
                <w:iCs/>
                <w:color w:val="202124"/>
                <w:shd w:val="clear" w:color="auto" w:fill="FFFFFF"/>
              </w:rPr>
              <w:t>Atomicity</w:t>
            </w:r>
            <w:proofErr w:type="spellEnd"/>
            <w:r w:rsidR="00977995" w:rsidRPr="00C240E0">
              <w:rPr>
                <w:i/>
                <w:iCs/>
                <w:color w:val="202124"/>
                <w:shd w:val="clear" w:color="auto" w:fill="FFFFFF"/>
              </w:rPr>
              <w:t xml:space="preserve">, </w:t>
            </w:r>
            <w:proofErr w:type="spellStart"/>
            <w:r w:rsidR="00977995" w:rsidRPr="00C240E0">
              <w:rPr>
                <w:i/>
                <w:iCs/>
                <w:color w:val="202124"/>
                <w:shd w:val="clear" w:color="auto" w:fill="FFFFFF"/>
              </w:rPr>
              <w:t>Consistency</w:t>
            </w:r>
            <w:proofErr w:type="spellEnd"/>
            <w:r w:rsidR="00977995" w:rsidRPr="00C240E0">
              <w:rPr>
                <w:i/>
                <w:iCs/>
                <w:color w:val="202124"/>
                <w:shd w:val="clear" w:color="auto" w:fill="FFFFFF"/>
              </w:rPr>
              <w:t xml:space="preserve">, </w:t>
            </w:r>
            <w:proofErr w:type="spellStart"/>
            <w:r w:rsidR="00977995" w:rsidRPr="00C240E0">
              <w:rPr>
                <w:i/>
                <w:iCs/>
                <w:color w:val="202124"/>
                <w:shd w:val="clear" w:color="auto" w:fill="FFFFFF"/>
              </w:rPr>
              <w:t>Isolation</w:t>
            </w:r>
            <w:proofErr w:type="spellEnd"/>
            <w:r w:rsidR="00977995" w:rsidRPr="00C240E0">
              <w:rPr>
                <w:i/>
                <w:iCs/>
                <w:color w:val="202124"/>
                <w:shd w:val="clear" w:color="auto" w:fill="FFFFFF"/>
              </w:rPr>
              <w:t xml:space="preserve"> y </w:t>
            </w:r>
            <w:proofErr w:type="spellStart"/>
            <w:r w:rsidR="00977995" w:rsidRPr="00C240E0">
              <w:rPr>
                <w:i/>
                <w:iCs/>
                <w:color w:val="202124"/>
                <w:shd w:val="clear" w:color="auto" w:fill="FFFFFF"/>
              </w:rPr>
              <w:t>Durability</w:t>
            </w:r>
            <w:proofErr w:type="spellEnd"/>
            <w:r w:rsidR="00977995">
              <w:rPr>
                <w:color w:val="202124"/>
                <w:shd w:val="clear" w:color="auto" w:fill="FFFFFF"/>
              </w:rPr>
              <w:t xml:space="preserve">) </w:t>
            </w:r>
            <w:r>
              <w:rPr>
                <w:color w:val="000000"/>
              </w:rPr>
              <w:t>de la base de datos.</w:t>
            </w:r>
          </w:p>
          <w:p w14:paraId="0000012C" w14:textId="77777777" w:rsidR="0095013F" w:rsidRDefault="001C5456">
            <w:pPr>
              <w:numPr>
                <w:ilvl w:val="0"/>
                <w:numId w:val="1"/>
              </w:numPr>
              <w:pBdr>
                <w:top w:val="nil"/>
                <w:left w:val="nil"/>
                <w:bottom w:val="nil"/>
                <w:right w:val="nil"/>
                <w:between w:val="nil"/>
              </w:pBdr>
              <w:spacing w:line="276" w:lineRule="auto"/>
              <w:ind w:left="314"/>
              <w:jc w:val="both"/>
              <w:rPr>
                <w:color w:val="000000"/>
              </w:rPr>
            </w:pPr>
            <w:r>
              <w:rPr>
                <w:color w:val="000000"/>
              </w:rPr>
              <w:t>Los resultados obtenidos en determinada herramienta son fundamentales como guía para realizar cambios o como base de documentación de las funcionalidades de la base de datos.</w:t>
            </w:r>
          </w:p>
          <w:p w14:paraId="0000012D" w14:textId="77777777" w:rsidR="0095013F" w:rsidRDefault="001C5456">
            <w:pPr>
              <w:numPr>
                <w:ilvl w:val="0"/>
                <w:numId w:val="1"/>
              </w:numPr>
              <w:pBdr>
                <w:top w:val="nil"/>
                <w:left w:val="nil"/>
                <w:bottom w:val="nil"/>
                <w:right w:val="nil"/>
                <w:between w:val="nil"/>
              </w:pBdr>
              <w:spacing w:line="276" w:lineRule="auto"/>
              <w:ind w:left="314"/>
              <w:jc w:val="both"/>
              <w:rPr>
                <w:color w:val="000000"/>
              </w:rPr>
            </w:pPr>
            <w:r>
              <w:rPr>
                <w:color w:val="000000"/>
              </w:rPr>
              <w:t>Cada una de las herramientas tiene su objetivo determinado en pro de generar los mejores resultados de las pruebas a realizar.</w:t>
            </w:r>
          </w:p>
          <w:p w14:paraId="0000012E" w14:textId="77777777" w:rsidR="0095013F" w:rsidRDefault="001C5456">
            <w:pPr>
              <w:numPr>
                <w:ilvl w:val="0"/>
                <w:numId w:val="1"/>
              </w:numPr>
              <w:pBdr>
                <w:top w:val="nil"/>
                <w:left w:val="nil"/>
                <w:bottom w:val="nil"/>
                <w:right w:val="nil"/>
                <w:between w:val="nil"/>
              </w:pBdr>
              <w:spacing w:after="120" w:line="276" w:lineRule="auto"/>
              <w:ind w:left="314"/>
              <w:jc w:val="both"/>
              <w:rPr>
                <w:color w:val="BFBFBF"/>
              </w:rPr>
            </w:pPr>
            <w:r>
              <w:rPr>
                <w:color w:val="000000"/>
              </w:rPr>
              <w:t>Las herramientas disponen de un manual técnico para realizar detalladamente las pruebas, desde su página oficial.</w:t>
            </w:r>
          </w:p>
        </w:tc>
      </w:tr>
    </w:tbl>
    <w:p w14:paraId="0000012F" w14:textId="77777777" w:rsidR="0095013F" w:rsidRDefault="0095013F">
      <w:pPr>
        <w:jc w:val="both"/>
        <w:rPr>
          <w:b/>
          <w:color w:val="7F7F7F"/>
        </w:rPr>
      </w:pPr>
    </w:p>
    <w:p w14:paraId="00000130" w14:textId="77777777" w:rsidR="0095013F" w:rsidRDefault="001C5456">
      <w:pPr>
        <w:jc w:val="both"/>
        <w:rPr>
          <w:b/>
        </w:rPr>
      </w:pPr>
      <w:r>
        <w:rPr>
          <w:b/>
        </w:rPr>
        <w:t>Tipos</w:t>
      </w:r>
    </w:p>
    <w:tbl>
      <w:tblPr>
        <w:tblStyle w:val="affb"/>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1709"/>
      </w:tblGrid>
      <w:tr w:rsidR="0095013F" w14:paraId="6CC5E162" w14:textId="77777777">
        <w:tc>
          <w:tcPr>
            <w:tcW w:w="1703" w:type="dxa"/>
            <w:shd w:val="clear" w:color="auto" w:fill="C9DAF8"/>
            <w:tcMar>
              <w:top w:w="100" w:type="dxa"/>
              <w:left w:w="100" w:type="dxa"/>
              <w:bottom w:w="100" w:type="dxa"/>
              <w:right w:w="100" w:type="dxa"/>
            </w:tcMar>
          </w:tcPr>
          <w:p w14:paraId="00000131" w14:textId="77777777" w:rsidR="0095013F" w:rsidRDefault="001C5456">
            <w:pPr>
              <w:widowControl w:val="0"/>
              <w:pBdr>
                <w:top w:val="nil"/>
                <w:left w:val="nil"/>
                <w:bottom w:val="nil"/>
                <w:right w:val="nil"/>
                <w:between w:val="nil"/>
              </w:pBdr>
              <w:spacing w:line="240" w:lineRule="auto"/>
              <w:rPr>
                <w:b/>
              </w:rPr>
            </w:pPr>
            <w:r>
              <w:rPr>
                <w:b/>
              </w:rPr>
              <w:t>Tipo de recurso</w:t>
            </w:r>
          </w:p>
        </w:tc>
        <w:tc>
          <w:tcPr>
            <w:tcW w:w="11709" w:type="dxa"/>
            <w:shd w:val="clear" w:color="auto" w:fill="C9DAF8"/>
            <w:tcMar>
              <w:top w:w="100" w:type="dxa"/>
              <w:left w:w="100" w:type="dxa"/>
              <w:bottom w:w="100" w:type="dxa"/>
              <w:right w:w="100" w:type="dxa"/>
            </w:tcMar>
          </w:tcPr>
          <w:p w14:paraId="00000132" w14:textId="77777777" w:rsidR="0095013F" w:rsidRDefault="001C5456">
            <w:pPr>
              <w:pStyle w:val="Ttulo"/>
              <w:widowControl w:val="0"/>
              <w:spacing w:line="240" w:lineRule="auto"/>
              <w:jc w:val="center"/>
              <w:rPr>
                <w:sz w:val="22"/>
                <w:szCs w:val="22"/>
              </w:rPr>
            </w:pPr>
            <w:bookmarkStart w:id="9" w:name="_heading=h.2s8eyo1" w:colFirst="0" w:colLast="0"/>
            <w:bookmarkEnd w:id="9"/>
            <w:r>
              <w:rPr>
                <w:sz w:val="22"/>
                <w:szCs w:val="22"/>
              </w:rPr>
              <w:t>Rutas / Pasos. Verticales 1</w:t>
            </w:r>
          </w:p>
        </w:tc>
      </w:tr>
      <w:tr w:rsidR="0095013F" w14:paraId="7E646A8D" w14:textId="77777777">
        <w:tc>
          <w:tcPr>
            <w:tcW w:w="1703" w:type="dxa"/>
            <w:shd w:val="clear" w:color="auto" w:fill="auto"/>
            <w:tcMar>
              <w:top w:w="100" w:type="dxa"/>
              <w:left w:w="100" w:type="dxa"/>
              <w:bottom w:w="100" w:type="dxa"/>
              <w:right w:w="100" w:type="dxa"/>
            </w:tcMar>
          </w:tcPr>
          <w:p w14:paraId="00000133" w14:textId="77777777" w:rsidR="0095013F" w:rsidRDefault="001C5456">
            <w:pPr>
              <w:widowControl w:val="0"/>
              <w:spacing w:line="240" w:lineRule="auto"/>
              <w:ind w:right="-804"/>
              <w:rPr>
                <w:b/>
              </w:rPr>
            </w:pPr>
            <w:r>
              <w:rPr>
                <w:b/>
              </w:rPr>
              <w:t>Introducción</w:t>
            </w:r>
          </w:p>
        </w:tc>
        <w:tc>
          <w:tcPr>
            <w:tcW w:w="11709" w:type="dxa"/>
            <w:shd w:val="clear" w:color="auto" w:fill="auto"/>
            <w:tcMar>
              <w:top w:w="100" w:type="dxa"/>
              <w:left w:w="100" w:type="dxa"/>
              <w:bottom w:w="100" w:type="dxa"/>
              <w:right w:w="100" w:type="dxa"/>
            </w:tcMar>
          </w:tcPr>
          <w:p w14:paraId="00000134" w14:textId="77777777" w:rsidR="0095013F" w:rsidRDefault="001C5456">
            <w:pPr>
              <w:widowControl w:val="0"/>
              <w:spacing w:line="240" w:lineRule="auto"/>
            </w:pPr>
            <w:r>
              <w:t>Las herramientas de prueba se pueden clasificar en los siguientes tipos:</w:t>
            </w:r>
          </w:p>
        </w:tc>
      </w:tr>
      <w:tr w:rsidR="0095013F" w14:paraId="6D58B076" w14:textId="77777777">
        <w:trPr>
          <w:trHeight w:val="420"/>
        </w:trPr>
        <w:tc>
          <w:tcPr>
            <w:tcW w:w="13412" w:type="dxa"/>
            <w:gridSpan w:val="2"/>
            <w:shd w:val="clear" w:color="auto" w:fill="auto"/>
            <w:tcMar>
              <w:top w:w="100" w:type="dxa"/>
              <w:left w:w="100" w:type="dxa"/>
              <w:bottom w:w="100" w:type="dxa"/>
              <w:right w:w="100" w:type="dxa"/>
            </w:tcMar>
          </w:tcPr>
          <w:p w14:paraId="00000135" w14:textId="77777777" w:rsidR="0095013F" w:rsidRDefault="001C5456">
            <w:pPr>
              <w:widowControl w:val="0"/>
              <w:spacing w:line="240" w:lineRule="auto"/>
              <w:jc w:val="center"/>
            </w:pPr>
            <w:r>
              <w:rPr>
                <w:noProof/>
              </w:rPr>
              <w:lastRenderedPageBreak/>
              <w:drawing>
                <wp:inline distT="0" distB="0" distL="0" distR="0" wp14:anchorId="4A41E798" wp14:editId="5D5E9965">
                  <wp:extent cx="2815190" cy="2288456"/>
                  <wp:effectExtent l="0" t="0" r="0" b="0"/>
                  <wp:docPr id="266"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48"/>
                          <a:srcRect/>
                          <a:stretch>
                            <a:fillRect/>
                          </a:stretch>
                        </pic:blipFill>
                        <pic:spPr>
                          <a:xfrm>
                            <a:off x="0" y="0"/>
                            <a:ext cx="2815190" cy="2288456"/>
                          </a:xfrm>
                          <a:prstGeom prst="rect">
                            <a:avLst/>
                          </a:prstGeom>
                          <a:ln/>
                        </pic:spPr>
                      </pic:pic>
                    </a:graphicData>
                  </a:graphic>
                </wp:inline>
              </w:drawing>
            </w:r>
          </w:p>
          <w:p w14:paraId="00000136" w14:textId="77777777" w:rsidR="0095013F" w:rsidRDefault="001C5456">
            <w:pPr>
              <w:widowControl w:val="0"/>
              <w:spacing w:line="240" w:lineRule="auto"/>
            </w:pPr>
            <w:r>
              <w:t xml:space="preserve">Imagen de referencia: </w:t>
            </w:r>
            <w:hyperlink r:id="rId49">
              <w:r>
                <w:rPr>
                  <w:color w:val="0000FF"/>
                  <w:u w:val="single"/>
                </w:rPr>
                <w:t>https://image.shutterstock.com/image-vector/browser-based-cache-vector-icon-600w-2087619277.jpg</w:t>
              </w:r>
            </w:hyperlink>
            <w:r>
              <w:t xml:space="preserve"> </w:t>
            </w:r>
          </w:p>
          <w:p w14:paraId="00000137" w14:textId="77777777" w:rsidR="0095013F" w:rsidRDefault="001C5456">
            <w:pPr>
              <w:widowControl w:val="0"/>
              <w:spacing w:line="240" w:lineRule="auto"/>
            </w:pPr>
            <w:r>
              <w:rPr>
                <w:b/>
              </w:rPr>
              <w:t xml:space="preserve">Imagen: </w:t>
            </w:r>
            <w:r>
              <w:t>228130_i23</w:t>
            </w:r>
          </w:p>
        </w:tc>
      </w:tr>
      <w:tr w:rsidR="0095013F" w14:paraId="7E7687D7" w14:textId="77777777">
        <w:tc>
          <w:tcPr>
            <w:tcW w:w="1703" w:type="dxa"/>
            <w:shd w:val="clear" w:color="auto" w:fill="auto"/>
            <w:tcMar>
              <w:top w:w="100" w:type="dxa"/>
              <w:left w:w="100" w:type="dxa"/>
              <w:bottom w:w="100" w:type="dxa"/>
              <w:right w:w="100" w:type="dxa"/>
            </w:tcMar>
          </w:tcPr>
          <w:p w14:paraId="00000139" w14:textId="77777777" w:rsidR="0095013F" w:rsidRDefault="001C5456">
            <w:pPr>
              <w:widowControl w:val="0"/>
              <w:pBdr>
                <w:top w:val="nil"/>
                <w:left w:val="nil"/>
                <w:bottom w:val="nil"/>
                <w:right w:val="nil"/>
                <w:between w:val="nil"/>
              </w:pBdr>
              <w:spacing w:line="240" w:lineRule="auto"/>
              <w:jc w:val="center"/>
              <w:rPr>
                <w:b/>
              </w:rPr>
            </w:pPr>
            <w:r>
              <w:rPr>
                <w:b/>
              </w:rPr>
              <w:t>Botón 1</w:t>
            </w:r>
          </w:p>
        </w:tc>
        <w:tc>
          <w:tcPr>
            <w:tcW w:w="11709" w:type="dxa"/>
            <w:shd w:val="clear" w:color="auto" w:fill="auto"/>
            <w:tcMar>
              <w:top w:w="100" w:type="dxa"/>
              <w:left w:w="100" w:type="dxa"/>
              <w:bottom w:w="100" w:type="dxa"/>
              <w:right w:w="100" w:type="dxa"/>
            </w:tcMar>
          </w:tcPr>
          <w:p w14:paraId="0000013A" w14:textId="77777777" w:rsidR="0095013F" w:rsidRDefault="001C5456">
            <w:pPr>
              <w:pBdr>
                <w:top w:val="nil"/>
                <w:left w:val="nil"/>
                <w:bottom w:val="nil"/>
                <w:right w:val="nil"/>
                <w:between w:val="nil"/>
              </w:pBdr>
              <w:spacing w:after="120" w:line="240" w:lineRule="auto"/>
              <w:jc w:val="both"/>
              <w:rPr>
                <w:b/>
                <w:color w:val="000000"/>
              </w:rPr>
            </w:pPr>
            <w:r>
              <w:rPr>
                <w:b/>
                <w:color w:val="000000"/>
              </w:rPr>
              <w:t>Pruebas unitarias</w:t>
            </w:r>
          </w:p>
          <w:p w14:paraId="0000013B" w14:textId="0ABA3522" w:rsidR="0095013F" w:rsidRDefault="00977995">
            <w:pPr>
              <w:pBdr>
                <w:top w:val="nil"/>
                <w:left w:val="nil"/>
                <w:bottom w:val="nil"/>
                <w:right w:val="nil"/>
                <w:between w:val="nil"/>
              </w:pBdr>
              <w:spacing w:after="120" w:line="240" w:lineRule="auto"/>
              <w:jc w:val="both"/>
            </w:pPr>
            <w:r>
              <w:rPr>
                <w:color w:val="000000"/>
              </w:rPr>
              <w:t>S</w:t>
            </w:r>
            <w:r w:rsidR="001C5456">
              <w:rPr>
                <w:color w:val="000000"/>
              </w:rPr>
              <w:t xml:space="preserve">on pruebas de muy bajo nivel y son </w:t>
            </w:r>
            <w:r>
              <w:rPr>
                <w:color w:val="000000"/>
              </w:rPr>
              <w:t xml:space="preserve">ejecutadas </w:t>
            </w:r>
            <w:r w:rsidR="001C5456">
              <w:rPr>
                <w:color w:val="000000"/>
              </w:rPr>
              <w:t xml:space="preserve">cercar de la fuente de la aplicación. Su funcionamiento consiste en probar métodos y funciones de forma individual, y los diferentes módulos o componentes del sistema. Este tipo de pruebas son en realidad muy </w:t>
            </w:r>
            <w:r>
              <w:rPr>
                <w:color w:val="000000"/>
              </w:rPr>
              <w:t xml:space="preserve">económicas </w:t>
            </w:r>
            <w:r w:rsidR="001C5456">
              <w:rPr>
                <w:color w:val="000000"/>
              </w:rPr>
              <w:t>al momento de automatizarlas y se puede ejecutar mediante un servidor de integración continua.</w:t>
            </w:r>
          </w:p>
        </w:tc>
      </w:tr>
      <w:tr w:rsidR="0095013F" w14:paraId="24462F61" w14:textId="77777777">
        <w:tc>
          <w:tcPr>
            <w:tcW w:w="1703" w:type="dxa"/>
            <w:shd w:val="clear" w:color="auto" w:fill="auto"/>
            <w:tcMar>
              <w:top w:w="100" w:type="dxa"/>
              <w:left w:w="100" w:type="dxa"/>
              <w:bottom w:w="100" w:type="dxa"/>
              <w:right w:w="100" w:type="dxa"/>
            </w:tcMar>
          </w:tcPr>
          <w:p w14:paraId="0000013C" w14:textId="77777777" w:rsidR="0095013F" w:rsidRDefault="001C5456">
            <w:pPr>
              <w:widowControl w:val="0"/>
              <w:pBdr>
                <w:top w:val="nil"/>
                <w:left w:val="nil"/>
                <w:bottom w:val="nil"/>
                <w:right w:val="nil"/>
                <w:between w:val="nil"/>
              </w:pBdr>
              <w:spacing w:line="240" w:lineRule="auto"/>
              <w:jc w:val="center"/>
              <w:rPr>
                <w:b/>
              </w:rPr>
            </w:pPr>
            <w:r>
              <w:rPr>
                <w:b/>
              </w:rPr>
              <w:t xml:space="preserve"> Botón 2</w:t>
            </w:r>
          </w:p>
        </w:tc>
        <w:tc>
          <w:tcPr>
            <w:tcW w:w="11709" w:type="dxa"/>
            <w:shd w:val="clear" w:color="auto" w:fill="auto"/>
            <w:tcMar>
              <w:top w:w="100" w:type="dxa"/>
              <w:left w:w="100" w:type="dxa"/>
              <w:bottom w:w="100" w:type="dxa"/>
              <w:right w:w="100" w:type="dxa"/>
            </w:tcMar>
          </w:tcPr>
          <w:p w14:paraId="0000013D" w14:textId="77777777" w:rsidR="0095013F" w:rsidRDefault="001C5456">
            <w:pPr>
              <w:pBdr>
                <w:top w:val="nil"/>
                <w:left w:val="nil"/>
                <w:bottom w:val="nil"/>
                <w:right w:val="nil"/>
                <w:between w:val="nil"/>
              </w:pBdr>
              <w:spacing w:after="120" w:line="240" w:lineRule="auto"/>
              <w:jc w:val="both"/>
              <w:rPr>
                <w:b/>
                <w:color w:val="000000"/>
              </w:rPr>
            </w:pPr>
            <w:r>
              <w:rPr>
                <w:b/>
                <w:color w:val="000000"/>
              </w:rPr>
              <w:t>Pruebas de integración</w:t>
            </w:r>
          </w:p>
          <w:p w14:paraId="0000013E" w14:textId="046D7A73" w:rsidR="0095013F" w:rsidRDefault="00977995">
            <w:pPr>
              <w:pBdr>
                <w:top w:val="nil"/>
                <w:left w:val="nil"/>
                <w:bottom w:val="nil"/>
                <w:right w:val="nil"/>
                <w:between w:val="nil"/>
              </w:pBdr>
              <w:spacing w:after="120" w:line="240" w:lineRule="auto"/>
              <w:jc w:val="both"/>
            </w:pPr>
            <w:r>
              <w:rPr>
                <w:color w:val="000000"/>
              </w:rPr>
              <w:t>Tienen por</w:t>
            </w:r>
            <w:r w:rsidR="001C5456">
              <w:rPr>
                <w:color w:val="000000"/>
              </w:rPr>
              <w:t xml:space="preserve"> objetivo verificar que los diferentes módulos y componentes funcionan bien en conjunto. Este tipo de pruebas son un poco más costosas al momento de automatizarlas, ya que se requiere que todos los componentes marchen a la perfección. </w:t>
            </w:r>
          </w:p>
        </w:tc>
      </w:tr>
      <w:tr w:rsidR="0095013F" w14:paraId="339461D9" w14:textId="77777777">
        <w:tc>
          <w:tcPr>
            <w:tcW w:w="1703" w:type="dxa"/>
            <w:shd w:val="clear" w:color="auto" w:fill="auto"/>
            <w:tcMar>
              <w:top w:w="100" w:type="dxa"/>
              <w:left w:w="100" w:type="dxa"/>
              <w:bottom w:w="100" w:type="dxa"/>
              <w:right w:w="100" w:type="dxa"/>
            </w:tcMar>
          </w:tcPr>
          <w:p w14:paraId="0000013F" w14:textId="77777777" w:rsidR="0095013F" w:rsidRDefault="001C5456">
            <w:pPr>
              <w:widowControl w:val="0"/>
              <w:pBdr>
                <w:top w:val="nil"/>
                <w:left w:val="nil"/>
                <w:bottom w:val="nil"/>
                <w:right w:val="nil"/>
                <w:between w:val="nil"/>
              </w:pBdr>
              <w:spacing w:line="240" w:lineRule="auto"/>
              <w:jc w:val="center"/>
              <w:rPr>
                <w:b/>
              </w:rPr>
            </w:pPr>
            <w:r>
              <w:rPr>
                <w:b/>
              </w:rPr>
              <w:lastRenderedPageBreak/>
              <w:t>Botón 3</w:t>
            </w:r>
          </w:p>
        </w:tc>
        <w:tc>
          <w:tcPr>
            <w:tcW w:w="11709" w:type="dxa"/>
            <w:shd w:val="clear" w:color="auto" w:fill="auto"/>
            <w:tcMar>
              <w:top w:w="100" w:type="dxa"/>
              <w:left w:w="100" w:type="dxa"/>
              <w:bottom w:w="100" w:type="dxa"/>
              <w:right w:w="100" w:type="dxa"/>
            </w:tcMar>
          </w:tcPr>
          <w:p w14:paraId="00000140" w14:textId="77777777" w:rsidR="0095013F" w:rsidRDefault="001C5456">
            <w:pPr>
              <w:pBdr>
                <w:top w:val="nil"/>
                <w:left w:val="nil"/>
                <w:bottom w:val="nil"/>
                <w:right w:val="nil"/>
                <w:between w:val="nil"/>
              </w:pBdr>
              <w:spacing w:after="120" w:line="240" w:lineRule="auto"/>
              <w:jc w:val="both"/>
              <w:rPr>
                <w:b/>
                <w:color w:val="000000"/>
              </w:rPr>
            </w:pPr>
            <w:r>
              <w:rPr>
                <w:b/>
                <w:color w:val="000000"/>
              </w:rPr>
              <w:t>Pruebas funcionales</w:t>
            </w:r>
          </w:p>
          <w:p w14:paraId="00000141" w14:textId="3BF54F93" w:rsidR="0095013F" w:rsidRDefault="00977995">
            <w:pPr>
              <w:pBdr>
                <w:top w:val="nil"/>
                <w:left w:val="nil"/>
                <w:bottom w:val="nil"/>
                <w:right w:val="nil"/>
                <w:between w:val="nil"/>
              </w:pBdr>
              <w:spacing w:after="120" w:line="240" w:lineRule="auto"/>
              <w:jc w:val="both"/>
            </w:pPr>
            <w:r>
              <w:rPr>
                <w:color w:val="000000"/>
              </w:rPr>
              <w:t>S</w:t>
            </w:r>
            <w:r w:rsidR="001C5456">
              <w:rPr>
                <w:color w:val="000000"/>
              </w:rPr>
              <w:t>e centran en los requerimientos del sistema, solo verifica</w:t>
            </w:r>
            <w:r>
              <w:rPr>
                <w:color w:val="000000"/>
              </w:rPr>
              <w:t>n</w:t>
            </w:r>
            <w:r w:rsidR="001C5456">
              <w:rPr>
                <w:color w:val="000000"/>
              </w:rPr>
              <w:t xml:space="preserve"> el resultado de una acción y no comprueban los diferentes estados intermedios para realizar dicha acción. </w:t>
            </w:r>
          </w:p>
        </w:tc>
      </w:tr>
      <w:tr w:rsidR="0095013F" w14:paraId="5E7A91DB" w14:textId="77777777">
        <w:tc>
          <w:tcPr>
            <w:tcW w:w="1703" w:type="dxa"/>
            <w:shd w:val="clear" w:color="auto" w:fill="auto"/>
            <w:tcMar>
              <w:top w:w="100" w:type="dxa"/>
              <w:left w:w="100" w:type="dxa"/>
              <w:bottom w:w="100" w:type="dxa"/>
              <w:right w:w="100" w:type="dxa"/>
            </w:tcMar>
          </w:tcPr>
          <w:p w14:paraId="00000142" w14:textId="77777777" w:rsidR="0095013F" w:rsidRDefault="001C5456">
            <w:pPr>
              <w:widowControl w:val="0"/>
              <w:pBdr>
                <w:top w:val="nil"/>
                <w:left w:val="nil"/>
                <w:bottom w:val="nil"/>
                <w:right w:val="nil"/>
                <w:between w:val="nil"/>
              </w:pBdr>
              <w:spacing w:line="240" w:lineRule="auto"/>
              <w:jc w:val="center"/>
              <w:rPr>
                <w:b/>
              </w:rPr>
            </w:pPr>
            <w:r>
              <w:rPr>
                <w:b/>
              </w:rPr>
              <w:t>Botón 4</w:t>
            </w:r>
          </w:p>
        </w:tc>
        <w:tc>
          <w:tcPr>
            <w:tcW w:w="11709" w:type="dxa"/>
            <w:shd w:val="clear" w:color="auto" w:fill="auto"/>
            <w:tcMar>
              <w:top w:w="100" w:type="dxa"/>
              <w:left w:w="100" w:type="dxa"/>
              <w:bottom w:w="100" w:type="dxa"/>
              <w:right w:w="100" w:type="dxa"/>
            </w:tcMar>
          </w:tcPr>
          <w:p w14:paraId="00000143" w14:textId="77777777" w:rsidR="0095013F" w:rsidRDefault="001C5456">
            <w:pPr>
              <w:pBdr>
                <w:top w:val="nil"/>
                <w:left w:val="nil"/>
                <w:bottom w:val="nil"/>
                <w:right w:val="nil"/>
                <w:between w:val="nil"/>
              </w:pBdr>
              <w:spacing w:after="120" w:line="240" w:lineRule="auto"/>
              <w:jc w:val="both"/>
              <w:rPr>
                <w:b/>
                <w:color w:val="000000"/>
              </w:rPr>
            </w:pPr>
            <w:r>
              <w:rPr>
                <w:b/>
                <w:color w:val="000000"/>
              </w:rPr>
              <w:t>Pruebas integrales</w:t>
            </w:r>
          </w:p>
          <w:p w14:paraId="00000144" w14:textId="031B8BAC" w:rsidR="0095013F" w:rsidRDefault="00977995">
            <w:pPr>
              <w:pBdr>
                <w:top w:val="nil"/>
                <w:left w:val="nil"/>
                <w:bottom w:val="nil"/>
                <w:right w:val="nil"/>
                <w:between w:val="nil"/>
              </w:pBdr>
              <w:spacing w:after="120" w:line="240" w:lineRule="auto"/>
              <w:jc w:val="both"/>
            </w:pPr>
            <w:r>
              <w:rPr>
                <w:color w:val="000000"/>
              </w:rPr>
              <w:t>Se</w:t>
            </w:r>
            <w:r w:rsidR="001C5456">
              <w:rPr>
                <w:color w:val="000000"/>
              </w:rPr>
              <w:t xml:space="preserve"> </w:t>
            </w:r>
            <w:r>
              <w:rPr>
                <w:color w:val="000000"/>
              </w:rPr>
              <w:t xml:space="preserve">encargan </w:t>
            </w:r>
            <w:r w:rsidR="001C5456">
              <w:rPr>
                <w:color w:val="000000"/>
              </w:rPr>
              <w:t xml:space="preserve">de replicar el comportamiento de usuario con el sistema. Estas pruebas son muy útiles para realizar seguimiento y test a las bases de datos, pero resultan muy difíciles de mantener y muy costosas de llevar a cabo cuando se encuentran automatizadas. </w:t>
            </w:r>
          </w:p>
        </w:tc>
      </w:tr>
      <w:tr w:rsidR="0095013F" w14:paraId="1F3A581A" w14:textId="77777777">
        <w:tc>
          <w:tcPr>
            <w:tcW w:w="1703" w:type="dxa"/>
            <w:shd w:val="clear" w:color="auto" w:fill="auto"/>
            <w:tcMar>
              <w:top w:w="100" w:type="dxa"/>
              <w:left w:w="100" w:type="dxa"/>
              <w:bottom w:w="100" w:type="dxa"/>
              <w:right w:w="100" w:type="dxa"/>
            </w:tcMar>
          </w:tcPr>
          <w:p w14:paraId="00000145" w14:textId="77777777" w:rsidR="0095013F" w:rsidRDefault="001C5456">
            <w:pPr>
              <w:widowControl w:val="0"/>
              <w:pBdr>
                <w:top w:val="nil"/>
                <w:left w:val="nil"/>
                <w:bottom w:val="nil"/>
                <w:right w:val="nil"/>
                <w:between w:val="nil"/>
              </w:pBdr>
              <w:spacing w:line="240" w:lineRule="auto"/>
              <w:jc w:val="center"/>
              <w:rPr>
                <w:b/>
              </w:rPr>
            </w:pPr>
            <w:r>
              <w:rPr>
                <w:b/>
              </w:rPr>
              <w:t>Botón 5</w:t>
            </w:r>
          </w:p>
        </w:tc>
        <w:tc>
          <w:tcPr>
            <w:tcW w:w="11709" w:type="dxa"/>
            <w:shd w:val="clear" w:color="auto" w:fill="auto"/>
            <w:tcMar>
              <w:top w:w="100" w:type="dxa"/>
              <w:left w:w="100" w:type="dxa"/>
              <w:bottom w:w="100" w:type="dxa"/>
              <w:right w:w="100" w:type="dxa"/>
            </w:tcMar>
          </w:tcPr>
          <w:p w14:paraId="00000146" w14:textId="77777777" w:rsidR="0095013F" w:rsidRDefault="001C5456">
            <w:pPr>
              <w:pBdr>
                <w:top w:val="nil"/>
                <w:left w:val="nil"/>
                <w:bottom w:val="nil"/>
                <w:right w:val="nil"/>
                <w:between w:val="nil"/>
              </w:pBdr>
              <w:spacing w:after="120" w:line="240" w:lineRule="auto"/>
              <w:jc w:val="both"/>
              <w:rPr>
                <w:b/>
                <w:color w:val="000000"/>
              </w:rPr>
            </w:pPr>
            <w:r>
              <w:rPr>
                <w:b/>
                <w:color w:val="000000"/>
              </w:rPr>
              <w:t>Pruebas de aceptación</w:t>
            </w:r>
          </w:p>
          <w:p w14:paraId="00000147" w14:textId="52C9ED6C" w:rsidR="0095013F" w:rsidRDefault="00977995">
            <w:pPr>
              <w:pBdr>
                <w:top w:val="nil"/>
                <w:left w:val="nil"/>
                <w:bottom w:val="nil"/>
                <w:right w:val="nil"/>
                <w:between w:val="nil"/>
              </w:pBdr>
              <w:spacing w:after="120" w:line="240" w:lineRule="auto"/>
              <w:jc w:val="both"/>
            </w:pPr>
            <w:r>
              <w:rPr>
                <w:color w:val="000000"/>
              </w:rPr>
              <w:t>S</w:t>
            </w:r>
            <w:r w:rsidR="001C5456">
              <w:rPr>
                <w:color w:val="000000"/>
              </w:rPr>
              <w:t>on pruebas formales que verifican si el sistema en cuestión satisface los requerimientos empresariales.  Es requisito fundamental que se esté ejecutando la aplicación durante las respectivas pruebas y se centren en replicar el comportamiento o conductas de los usuarios. También se puede medir el rendimiento del sistema y rechazar o aceptar posibles cambios según los objetivos trazados.</w:t>
            </w:r>
          </w:p>
        </w:tc>
      </w:tr>
      <w:tr w:rsidR="0095013F" w14:paraId="1C52933F" w14:textId="77777777">
        <w:tc>
          <w:tcPr>
            <w:tcW w:w="1703" w:type="dxa"/>
            <w:shd w:val="clear" w:color="auto" w:fill="auto"/>
            <w:tcMar>
              <w:top w:w="100" w:type="dxa"/>
              <w:left w:w="100" w:type="dxa"/>
              <w:bottom w:w="100" w:type="dxa"/>
              <w:right w:w="100" w:type="dxa"/>
            </w:tcMar>
          </w:tcPr>
          <w:p w14:paraId="00000148" w14:textId="77777777" w:rsidR="0095013F" w:rsidRDefault="001C5456">
            <w:pPr>
              <w:widowControl w:val="0"/>
              <w:pBdr>
                <w:top w:val="nil"/>
                <w:left w:val="nil"/>
                <w:bottom w:val="nil"/>
                <w:right w:val="nil"/>
                <w:between w:val="nil"/>
              </w:pBdr>
              <w:spacing w:line="240" w:lineRule="auto"/>
              <w:jc w:val="center"/>
              <w:rPr>
                <w:b/>
              </w:rPr>
            </w:pPr>
            <w:r>
              <w:rPr>
                <w:b/>
              </w:rPr>
              <w:t>Botón 6</w:t>
            </w:r>
          </w:p>
        </w:tc>
        <w:tc>
          <w:tcPr>
            <w:tcW w:w="11709" w:type="dxa"/>
            <w:shd w:val="clear" w:color="auto" w:fill="auto"/>
            <w:tcMar>
              <w:top w:w="100" w:type="dxa"/>
              <w:left w:w="100" w:type="dxa"/>
              <w:bottom w:w="100" w:type="dxa"/>
              <w:right w:w="100" w:type="dxa"/>
            </w:tcMar>
          </w:tcPr>
          <w:p w14:paraId="00000149" w14:textId="77777777" w:rsidR="0095013F" w:rsidRDefault="001C5456">
            <w:pPr>
              <w:widowControl w:val="0"/>
              <w:spacing w:line="240" w:lineRule="auto"/>
              <w:rPr>
                <w:b/>
              </w:rPr>
            </w:pPr>
            <w:r>
              <w:rPr>
                <w:b/>
              </w:rPr>
              <w:t>Pruebas de rendimiento</w:t>
            </w:r>
          </w:p>
          <w:p w14:paraId="0000014A" w14:textId="2A6507DD" w:rsidR="0095013F" w:rsidRDefault="00977995">
            <w:pPr>
              <w:widowControl w:val="0"/>
              <w:spacing w:line="240" w:lineRule="auto"/>
              <w:jc w:val="both"/>
            </w:pPr>
            <w:r>
              <w:t>S</w:t>
            </w:r>
            <w:r w:rsidR="001C5456">
              <w:t>on las encargadas de evaluar el rendimiento de un sistema con una carga de trabajo determinado. Ayudan a medir la fiabilidad, la velocidad, la escalabilidad y la capacidad de respuesta de una aplicación.</w:t>
            </w:r>
          </w:p>
        </w:tc>
      </w:tr>
      <w:tr w:rsidR="0095013F" w14:paraId="26E79B66" w14:textId="77777777">
        <w:tc>
          <w:tcPr>
            <w:tcW w:w="1703" w:type="dxa"/>
            <w:shd w:val="clear" w:color="auto" w:fill="auto"/>
            <w:tcMar>
              <w:top w:w="100" w:type="dxa"/>
              <w:left w:w="100" w:type="dxa"/>
              <w:bottom w:w="100" w:type="dxa"/>
              <w:right w:w="100" w:type="dxa"/>
            </w:tcMar>
          </w:tcPr>
          <w:p w14:paraId="0000014B" w14:textId="77777777" w:rsidR="0095013F" w:rsidRDefault="001C5456">
            <w:pPr>
              <w:widowControl w:val="0"/>
              <w:pBdr>
                <w:top w:val="nil"/>
                <w:left w:val="nil"/>
                <w:bottom w:val="nil"/>
                <w:right w:val="nil"/>
                <w:between w:val="nil"/>
              </w:pBdr>
              <w:spacing w:line="240" w:lineRule="auto"/>
              <w:jc w:val="center"/>
              <w:rPr>
                <w:b/>
              </w:rPr>
            </w:pPr>
            <w:r>
              <w:rPr>
                <w:b/>
              </w:rPr>
              <w:t>Botón 7</w:t>
            </w:r>
          </w:p>
        </w:tc>
        <w:tc>
          <w:tcPr>
            <w:tcW w:w="11709" w:type="dxa"/>
            <w:shd w:val="clear" w:color="auto" w:fill="auto"/>
            <w:tcMar>
              <w:top w:w="100" w:type="dxa"/>
              <w:left w:w="100" w:type="dxa"/>
              <w:bottom w:w="100" w:type="dxa"/>
              <w:right w:w="100" w:type="dxa"/>
            </w:tcMar>
          </w:tcPr>
          <w:p w14:paraId="0000014C" w14:textId="77777777" w:rsidR="0095013F" w:rsidRDefault="001C5456">
            <w:pPr>
              <w:pBdr>
                <w:top w:val="nil"/>
                <w:left w:val="nil"/>
                <w:bottom w:val="nil"/>
                <w:right w:val="nil"/>
                <w:between w:val="nil"/>
              </w:pBdr>
              <w:spacing w:after="120" w:line="240" w:lineRule="auto"/>
              <w:jc w:val="both"/>
              <w:rPr>
                <w:b/>
                <w:color w:val="000000"/>
              </w:rPr>
            </w:pPr>
            <w:r>
              <w:rPr>
                <w:b/>
                <w:color w:val="000000"/>
              </w:rPr>
              <w:t>Pruebas de humo</w:t>
            </w:r>
          </w:p>
          <w:p w14:paraId="0000014D" w14:textId="2408F23B" w:rsidR="0095013F" w:rsidRDefault="001C5456">
            <w:pPr>
              <w:pBdr>
                <w:top w:val="nil"/>
                <w:left w:val="nil"/>
                <w:bottom w:val="nil"/>
                <w:right w:val="nil"/>
                <w:between w:val="nil"/>
              </w:pBdr>
              <w:spacing w:after="120" w:line="240" w:lineRule="auto"/>
              <w:jc w:val="both"/>
              <w:rPr>
                <w:b/>
              </w:rPr>
            </w:pPr>
            <w:r>
              <w:rPr>
                <w:color w:val="000000"/>
              </w:rPr>
              <w:t xml:space="preserve">Las pruebas de humo son una clase de pruebas básicas que sirven para evaluar el funcionamiento básico del sistema.  Son pruebas para ejecutar de forma rápida y su objetivo </w:t>
            </w:r>
            <w:r w:rsidR="00977995">
              <w:rPr>
                <w:color w:val="000000"/>
              </w:rPr>
              <w:t xml:space="preserve">primordial </w:t>
            </w:r>
            <w:r>
              <w:rPr>
                <w:color w:val="000000"/>
              </w:rPr>
              <w:t xml:space="preserve">es </w:t>
            </w:r>
            <w:r w:rsidR="00977995">
              <w:rPr>
                <w:color w:val="000000"/>
              </w:rPr>
              <w:t xml:space="preserve">garantizar </w:t>
            </w:r>
            <w:r>
              <w:rPr>
                <w:color w:val="000000"/>
              </w:rPr>
              <w:t xml:space="preserve">que las principales funciones del sistema </w:t>
            </w:r>
            <w:r w:rsidR="00977995">
              <w:rPr>
                <w:color w:val="000000"/>
              </w:rPr>
              <w:t xml:space="preserve">operen </w:t>
            </w:r>
            <w:r>
              <w:rPr>
                <w:color w:val="000000"/>
              </w:rPr>
              <w:t>de forma eficiente y según lo previsto.</w:t>
            </w:r>
          </w:p>
        </w:tc>
      </w:tr>
      <w:tr w:rsidR="0095013F" w14:paraId="1E4164C9" w14:textId="77777777">
        <w:tc>
          <w:tcPr>
            <w:tcW w:w="1703" w:type="dxa"/>
            <w:shd w:val="clear" w:color="auto" w:fill="auto"/>
            <w:tcMar>
              <w:top w:w="100" w:type="dxa"/>
              <w:left w:w="100" w:type="dxa"/>
              <w:bottom w:w="100" w:type="dxa"/>
              <w:right w:w="100" w:type="dxa"/>
            </w:tcMar>
          </w:tcPr>
          <w:p w14:paraId="0000014E" w14:textId="77777777" w:rsidR="0095013F" w:rsidRDefault="001C5456">
            <w:pPr>
              <w:widowControl w:val="0"/>
              <w:pBdr>
                <w:top w:val="nil"/>
                <w:left w:val="nil"/>
                <w:bottom w:val="nil"/>
                <w:right w:val="nil"/>
                <w:between w:val="nil"/>
              </w:pBdr>
              <w:spacing w:line="240" w:lineRule="auto"/>
              <w:jc w:val="center"/>
              <w:rPr>
                <w:b/>
              </w:rPr>
            </w:pPr>
            <w:r>
              <w:rPr>
                <w:b/>
              </w:rPr>
              <w:t>Botón 8</w:t>
            </w:r>
          </w:p>
        </w:tc>
        <w:tc>
          <w:tcPr>
            <w:tcW w:w="11709" w:type="dxa"/>
            <w:shd w:val="clear" w:color="auto" w:fill="auto"/>
            <w:tcMar>
              <w:top w:w="100" w:type="dxa"/>
              <w:left w:w="100" w:type="dxa"/>
              <w:bottom w:w="100" w:type="dxa"/>
              <w:right w:w="100" w:type="dxa"/>
            </w:tcMar>
          </w:tcPr>
          <w:p w14:paraId="0000014F" w14:textId="77777777" w:rsidR="0095013F" w:rsidRDefault="001C5456">
            <w:pPr>
              <w:pBdr>
                <w:top w:val="nil"/>
                <w:left w:val="nil"/>
                <w:bottom w:val="nil"/>
                <w:right w:val="nil"/>
                <w:between w:val="nil"/>
              </w:pBdr>
              <w:spacing w:after="120" w:line="240" w:lineRule="auto"/>
              <w:jc w:val="both"/>
              <w:rPr>
                <w:b/>
                <w:color w:val="000000"/>
              </w:rPr>
            </w:pPr>
            <w:r>
              <w:rPr>
                <w:b/>
                <w:color w:val="000000"/>
              </w:rPr>
              <w:t>Pruebas de comunicación</w:t>
            </w:r>
          </w:p>
          <w:p w14:paraId="00000150" w14:textId="064185EC" w:rsidR="0095013F" w:rsidRDefault="00977995">
            <w:pPr>
              <w:pBdr>
                <w:top w:val="nil"/>
                <w:left w:val="nil"/>
                <w:bottom w:val="nil"/>
                <w:right w:val="nil"/>
                <w:between w:val="nil"/>
              </w:pBdr>
              <w:spacing w:after="120" w:line="240" w:lineRule="auto"/>
              <w:jc w:val="both"/>
              <w:rPr>
                <w:b/>
                <w:color w:val="000000"/>
              </w:rPr>
            </w:pPr>
            <w:r>
              <w:rPr>
                <w:color w:val="000000"/>
              </w:rPr>
              <w:t>S</w:t>
            </w:r>
            <w:r w:rsidR="001C5456">
              <w:rPr>
                <w:color w:val="000000"/>
              </w:rPr>
              <w:t xml:space="preserve">on </w:t>
            </w:r>
            <w:r>
              <w:rPr>
                <w:color w:val="000000"/>
              </w:rPr>
              <w:t xml:space="preserve">las </w:t>
            </w:r>
            <w:r w:rsidR="001C5456">
              <w:rPr>
                <w:color w:val="000000"/>
              </w:rPr>
              <w:t xml:space="preserve">encargadas de medir si hay comunicación con los diferentes dispositivos </w:t>
            </w:r>
            <w:r w:rsidR="001C5456" w:rsidRPr="00612C6D">
              <w:rPr>
                <w:i/>
                <w:color w:val="000000"/>
              </w:rPr>
              <w:t>hardware</w:t>
            </w:r>
            <w:r w:rsidR="001C5456">
              <w:rPr>
                <w:color w:val="000000"/>
              </w:rPr>
              <w:t>, con la respectiva base de datos.</w:t>
            </w:r>
          </w:p>
        </w:tc>
      </w:tr>
      <w:tr w:rsidR="0095013F" w14:paraId="4DC4267F" w14:textId="77777777">
        <w:tc>
          <w:tcPr>
            <w:tcW w:w="1703" w:type="dxa"/>
            <w:shd w:val="clear" w:color="auto" w:fill="auto"/>
            <w:tcMar>
              <w:top w:w="100" w:type="dxa"/>
              <w:left w:w="100" w:type="dxa"/>
              <w:bottom w:w="100" w:type="dxa"/>
              <w:right w:w="100" w:type="dxa"/>
            </w:tcMar>
          </w:tcPr>
          <w:p w14:paraId="00000151" w14:textId="77777777" w:rsidR="0095013F" w:rsidRDefault="001C5456">
            <w:pPr>
              <w:widowControl w:val="0"/>
              <w:pBdr>
                <w:top w:val="nil"/>
                <w:left w:val="nil"/>
                <w:bottom w:val="nil"/>
                <w:right w:val="nil"/>
                <w:between w:val="nil"/>
              </w:pBdr>
              <w:spacing w:line="240" w:lineRule="auto"/>
              <w:jc w:val="center"/>
              <w:rPr>
                <w:b/>
              </w:rPr>
            </w:pPr>
            <w:r>
              <w:rPr>
                <w:b/>
              </w:rPr>
              <w:lastRenderedPageBreak/>
              <w:t>Botón 9</w:t>
            </w:r>
          </w:p>
        </w:tc>
        <w:tc>
          <w:tcPr>
            <w:tcW w:w="11709" w:type="dxa"/>
            <w:shd w:val="clear" w:color="auto" w:fill="auto"/>
            <w:tcMar>
              <w:top w:w="100" w:type="dxa"/>
              <w:left w:w="100" w:type="dxa"/>
              <w:bottom w:w="100" w:type="dxa"/>
              <w:right w:w="100" w:type="dxa"/>
            </w:tcMar>
          </w:tcPr>
          <w:p w14:paraId="00000152" w14:textId="77777777" w:rsidR="0095013F" w:rsidRDefault="001C5456">
            <w:pPr>
              <w:pBdr>
                <w:top w:val="nil"/>
                <w:left w:val="nil"/>
                <w:bottom w:val="nil"/>
                <w:right w:val="nil"/>
                <w:between w:val="nil"/>
              </w:pBdr>
              <w:spacing w:after="120" w:line="240" w:lineRule="auto"/>
              <w:jc w:val="both"/>
              <w:rPr>
                <w:color w:val="000000"/>
              </w:rPr>
            </w:pPr>
            <w:r>
              <w:rPr>
                <w:b/>
                <w:color w:val="000000"/>
              </w:rPr>
              <w:t>Pruebas de volumen</w:t>
            </w:r>
            <w:r>
              <w:rPr>
                <w:color w:val="000000"/>
              </w:rPr>
              <w:t xml:space="preserve"> </w:t>
            </w:r>
          </w:p>
          <w:p w14:paraId="00000153" w14:textId="1ABB62F6" w:rsidR="0095013F" w:rsidRDefault="006B25C4">
            <w:pPr>
              <w:pBdr>
                <w:top w:val="nil"/>
                <w:left w:val="nil"/>
                <w:bottom w:val="nil"/>
                <w:right w:val="nil"/>
                <w:between w:val="nil"/>
              </w:pBdr>
              <w:spacing w:after="120" w:line="240" w:lineRule="auto"/>
              <w:jc w:val="both"/>
              <w:rPr>
                <w:b/>
                <w:color w:val="000000"/>
              </w:rPr>
            </w:pPr>
            <w:r>
              <w:rPr>
                <w:color w:val="000000"/>
              </w:rPr>
              <w:t>S</w:t>
            </w:r>
            <w:r w:rsidR="001C5456">
              <w:rPr>
                <w:color w:val="000000"/>
              </w:rPr>
              <w:t>imula la carga de muchos datos, para la medición del desempeño de la base de datos frente a una carga considerable de datos a ser procesados.</w:t>
            </w:r>
          </w:p>
        </w:tc>
      </w:tr>
      <w:tr w:rsidR="0095013F" w14:paraId="7905A7CE" w14:textId="77777777">
        <w:tc>
          <w:tcPr>
            <w:tcW w:w="1703" w:type="dxa"/>
            <w:shd w:val="clear" w:color="auto" w:fill="auto"/>
            <w:tcMar>
              <w:top w:w="100" w:type="dxa"/>
              <w:left w:w="100" w:type="dxa"/>
              <w:bottom w:w="100" w:type="dxa"/>
              <w:right w:w="100" w:type="dxa"/>
            </w:tcMar>
          </w:tcPr>
          <w:p w14:paraId="00000154" w14:textId="77777777" w:rsidR="0095013F" w:rsidRDefault="001C5456">
            <w:pPr>
              <w:widowControl w:val="0"/>
              <w:pBdr>
                <w:top w:val="nil"/>
                <w:left w:val="nil"/>
                <w:bottom w:val="nil"/>
                <w:right w:val="nil"/>
                <w:between w:val="nil"/>
              </w:pBdr>
              <w:spacing w:line="240" w:lineRule="auto"/>
              <w:jc w:val="center"/>
              <w:rPr>
                <w:b/>
              </w:rPr>
            </w:pPr>
            <w:r>
              <w:rPr>
                <w:b/>
              </w:rPr>
              <w:t>Botón 10</w:t>
            </w:r>
          </w:p>
        </w:tc>
        <w:tc>
          <w:tcPr>
            <w:tcW w:w="11709" w:type="dxa"/>
            <w:shd w:val="clear" w:color="auto" w:fill="auto"/>
            <w:tcMar>
              <w:top w:w="100" w:type="dxa"/>
              <w:left w:w="100" w:type="dxa"/>
              <w:bottom w:w="100" w:type="dxa"/>
              <w:right w:w="100" w:type="dxa"/>
            </w:tcMar>
          </w:tcPr>
          <w:p w14:paraId="00000155" w14:textId="77777777" w:rsidR="0095013F" w:rsidRDefault="001C5456">
            <w:pPr>
              <w:pBdr>
                <w:top w:val="nil"/>
                <w:left w:val="nil"/>
                <w:bottom w:val="nil"/>
                <w:right w:val="nil"/>
                <w:between w:val="nil"/>
              </w:pBdr>
              <w:spacing w:after="120" w:line="240" w:lineRule="auto"/>
              <w:jc w:val="both"/>
              <w:rPr>
                <w:b/>
                <w:color w:val="000000"/>
              </w:rPr>
            </w:pPr>
            <w:r>
              <w:rPr>
                <w:b/>
                <w:color w:val="000000"/>
              </w:rPr>
              <w:t>Pruebas de sobrecarga</w:t>
            </w:r>
          </w:p>
          <w:p w14:paraId="00000156" w14:textId="5C0D78AE" w:rsidR="0095013F" w:rsidRDefault="001C5456">
            <w:pPr>
              <w:pBdr>
                <w:top w:val="nil"/>
                <w:left w:val="nil"/>
                <w:bottom w:val="nil"/>
                <w:right w:val="nil"/>
                <w:between w:val="nil"/>
              </w:pBdr>
              <w:spacing w:after="120" w:line="240" w:lineRule="auto"/>
              <w:jc w:val="both"/>
              <w:rPr>
                <w:b/>
                <w:color w:val="000000"/>
              </w:rPr>
            </w:pPr>
            <w:r>
              <w:rPr>
                <w:sz w:val="23"/>
                <w:szCs w:val="23"/>
              </w:rPr>
              <w:t>Esta</w:t>
            </w:r>
            <w:r w:rsidR="00AB392C">
              <w:rPr>
                <w:sz w:val="23"/>
                <w:szCs w:val="23"/>
              </w:rPr>
              <w:t>s</w:t>
            </w:r>
            <w:r>
              <w:rPr>
                <w:sz w:val="23"/>
                <w:szCs w:val="23"/>
              </w:rPr>
              <w:t xml:space="preserve"> prueba</w:t>
            </w:r>
            <w:r w:rsidR="00AB392C">
              <w:rPr>
                <w:sz w:val="23"/>
                <w:szCs w:val="23"/>
              </w:rPr>
              <w:t>s</w:t>
            </w:r>
            <w:r>
              <w:rPr>
                <w:sz w:val="23"/>
                <w:szCs w:val="23"/>
              </w:rPr>
              <w:t xml:space="preserve"> </w:t>
            </w:r>
            <w:r w:rsidR="00AB392C">
              <w:rPr>
                <w:sz w:val="23"/>
                <w:szCs w:val="23"/>
              </w:rPr>
              <w:t xml:space="preserve">se utilizan para </w:t>
            </w:r>
            <w:r>
              <w:rPr>
                <w:sz w:val="23"/>
                <w:szCs w:val="23"/>
              </w:rPr>
              <w:t xml:space="preserve">calcular la capacidad límite dándole cargas excesivas y diferentes peticiones, muchas veces </w:t>
            </w:r>
            <w:r w:rsidR="00AB392C">
              <w:rPr>
                <w:sz w:val="23"/>
                <w:szCs w:val="23"/>
              </w:rPr>
              <w:t xml:space="preserve">con el </w:t>
            </w:r>
            <w:r>
              <w:rPr>
                <w:sz w:val="23"/>
                <w:szCs w:val="23"/>
              </w:rPr>
              <w:t xml:space="preserve">objetivo </w:t>
            </w:r>
            <w:r w:rsidR="00AB392C">
              <w:rPr>
                <w:sz w:val="23"/>
                <w:szCs w:val="23"/>
              </w:rPr>
              <w:t xml:space="preserve">de </w:t>
            </w:r>
            <w:r>
              <w:rPr>
                <w:sz w:val="23"/>
                <w:szCs w:val="23"/>
              </w:rPr>
              <w:t>crear cuellos de botella para que determine comportamientos.</w:t>
            </w:r>
          </w:p>
        </w:tc>
      </w:tr>
      <w:tr w:rsidR="0095013F" w14:paraId="69038996" w14:textId="77777777">
        <w:tc>
          <w:tcPr>
            <w:tcW w:w="1703" w:type="dxa"/>
            <w:shd w:val="clear" w:color="auto" w:fill="auto"/>
            <w:tcMar>
              <w:top w:w="100" w:type="dxa"/>
              <w:left w:w="100" w:type="dxa"/>
              <w:bottom w:w="100" w:type="dxa"/>
              <w:right w:w="100" w:type="dxa"/>
            </w:tcMar>
          </w:tcPr>
          <w:p w14:paraId="00000157" w14:textId="77777777" w:rsidR="0095013F" w:rsidRDefault="001C5456">
            <w:pPr>
              <w:widowControl w:val="0"/>
              <w:pBdr>
                <w:top w:val="nil"/>
                <w:left w:val="nil"/>
                <w:bottom w:val="nil"/>
                <w:right w:val="nil"/>
                <w:between w:val="nil"/>
              </w:pBdr>
              <w:spacing w:line="240" w:lineRule="auto"/>
              <w:jc w:val="center"/>
              <w:rPr>
                <w:b/>
              </w:rPr>
            </w:pPr>
            <w:r>
              <w:rPr>
                <w:b/>
              </w:rPr>
              <w:t>Botón 11</w:t>
            </w:r>
          </w:p>
        </w:tc>
        <w:tc>
          <w:tcPr>
            <w:tcW w:w="11709" w:type="dxa"/>
            <w:shd w:val="clear" w:color="auto" w:fill="auto"/>
            <w:tcMar>
              <w:top w:w="100" w:type="dxa"/>
              <w:left w:w="100" w:type="dxa"/>
              <w:bottom w:w="100" w:type="dxa"/>
              <w:right w:w="100" w:type="dxa"/>
            </w:tcMar>
          </w:tcPr>
          <w:p w14:paraId="00000158" w14:textId="77777777" w:rsidR="0095013F" w:rsidRDefault="001C5456">
            <w:pPr>
              <w:pBdr>
                <w:top w:val="nil"/>
                <w:left w:val="nil"/>
                <w:bottom w:val="nil"/>
                <w:right w:val="nil"/>
                <w:between w:val="nil"/>
              </w:pBdr>
              <w:spacing w:after="120" w:line="240" w:lineRule="auto"/>
              <w:jc w:val="both"/>
              <w:rPr>
                <w:b/>
                <w:color w:val="000000"/>
              </w:rPr>
            </w:pPr>
            <w:r>
              <w:rPr>
                <w:b/>
                <w:color w:val="000000"/>
              </w:rPr>
              <w:t>Prueba de disponibilidad de datos</w:t>
            </w:r>
          </w:p>
          <w:p w14:paraId="00000159" w14:textId="64C90110" w:rsidR="0095013F" w:rsidRDefault="00AB392C">
            <w:pPr>
              <w:pBdr>
                <w:top w:val="nil"/>
                <w:left w:val="nil"/>
                <w:bottom w:val="nil"/>
                <w:right w:val="nil"/>
                <w:between w:val="nil"/>
              </w:pBdr>
              <w:spacing w:after="120" w:line="240" w:lineRule="auto"/>
              <w:jc w:val="both"/>
              <w:rPr>
                <w:b/>
                <w:color w:val="000000"/>
              </w:rPr>
            </w:pPr>
            <w:r>
              <w:rPr>
                <w:color w:val="000000"/>
              </w:rPr>
              <w:t>S</w:t>
            </w:r>
            <w:r w:rsidR="001C5456">
              <w:rPr>
                <w:color w:val="000000"/>
              </w:rPr>
              <w:t>e enfoca en la respuesta de los daros desde la base de datos, con el objetivo de realizar la medición o posibles fallos inesperados.</w:t>
            </w:r>
          </w:p>
        </w:tc>
      </w:tr>
      <w:tr w:rsidR="0095013F" w14:paraId="47C23428" w14:textId="77777777">
        <w:tc>
          <w:tcPr>
            <w:tcW w:w="1703" w:type="dxa"/>
            <w:shd w:val="clear" w:color="auto" w:fill="auto"/>
            <w:tcMar>
              <w:top w:w="100" w:type="dxa"/>
              <w:left w:w="100" w:type="dxa"/>
              <w:bottom w:w="100" w:type="dxa"/>
              <w:right w:w="100" w:type="dxa"/>
            </w:tcMar>
          </w:tcPr>
          <w:p w14:paraId="0000015A" w14:textId="77777777" w:rsidR="0095013F" w:rsidRDefault="001C5456">
            <w:pPr>
              <w:widowControl w:val="0"/>
              <w:pBdr>
                <w:top w:val="nil"/>
                <w:left w:val="nil"/>
                <w:bottom w:val="nil"/>
                <w:right w:val="nil"/>
                <w:between w:val="nil"/>
              </w:pBdr>
              <w:spacing w:line="240" w:lineRule="auto"/>
              <w:jc w:val="center"/>
              <w:rPr>
                <w:b/>
              </w:rPr>
            </w:pPr>
            <w:r>
              <w:rPr>
                <w:b/>
              </w:rPr>
              <w:t>Botón 12</w:t>
            </w:r>
          </w:p>
        </w:tc>
        <w:tc>
          <w:tcPr>
            <w:tcW w:w="11709" w:type="dxa"/>
            <w:shd w:val="clear" w:color="auto" w:fill="auto"/>
            <w:tcMar>
              <w:top w:w="100" w:type="dxa"/>
              <w:left w:w="100" w:type="dxa"/>
              <w:bottom w:w="100" w:type="dxa"/>
              <w:right w:w="100" w:type="dxa"/>
            </w:tcMar>
          </w:tcPr>
          <w:p w14:paraId="0000015B" w14:textId="77777777" w:rsidR="0095013F" w:rsidRDefault="001C5456">
            <w:pPr>
              <w:pBdr>
                <w:top w:val="nil"/>
                <w:left w:val="nil"/>
                <w:bottom w:val="nil"/>
                <w:right w:val="nil"/>
                <w:between w:val="nil"/>
              </w:pBdr>
              <w:spacing w:after="120" w:line="240" w:lineRule="auto"/>
              <w:jc w:val="both"/>
              <w:rPr>
                <w:color w:val="000000"/>
              </w:rPr>
            </w:pPr>
            <w:r>
              <w:rPr>
                <w:b/>
                <w:color w:val="000000"/>
              </w:rPr>
              <w:t>Pruebas de facilidad de uso</w:t>
            </w:r>
            <w:r>
              <w:rPr>
                <w:color w:val="000000"/>
              </w:rPr>
              <w:t xml:space="preserve"> </w:t>
            </w:r>
          </w:p>
          <w:p w14:paraId="0000015C" w14:textId="0E3AA712" w:rsidR="0095013F" w:rsidRDefault="00AB392C">
            <w:pPr>
              <w:pBdr>
                <w:top w:val="nil"/>
                <w:left w:val="nil"/>
                <w:bottom w:val="nil"/>
                <w:right w:val="nil"/>
                <w:between w:val="nil"/>
              </w:pBdr>
              <w:spacing w:after="120" w:line="240" w:lineRule="auto"/>
              <w:jc w:val="both"/>
              <w:rPr>
                <w:b/>
                <w:color w:val="000000"/>
              </w:rPr>
            </w:pPr>
            <w:proofErr w:type="spellStart"/>
            <w:r>
              <w:rPr>
                <w:color w:val="000000"/>
              </w:rPr>
              <w:t>E</w:t>
            </w:r>
            <w:r w:rsidR="001C5456">
              <w:rPr>
                <w:color w:val="000000"/>
              </w:rPr>
              <w:t>evalúa</w:t>
            </w:r>
            <w:proofErr w:type="spellEnd"/>
            <w:r w:rsidR="001C5456">
              <w:rPr>
                <w:color w:val="000000"/>
              </w:rPr>
              <w:t xml:space="preserve"> la adaptación por parte de los usuarios en cuanto a ingreso y presentación de los datos, si se familiarizan con la forma de trabajo habitual.</w:t>
            </w:r>
          </w:p>
        </w:tc>
      </w:tr>
      <w:tr w:rsidR="0095013F" w14:paraId="0057B542" w14:textId="77777777">
        <w:tc>
          <w:tcPr>
            <w:tcW w:w="1703" w:type="dxa"/>
            <w:shd w:val="clear" w:color="auto" w:fill="auto"/>
            <w:tcMar>
              <w:top w:w="100" w:type="dxa"/>
              <w:left w:w="100" w:type="dxa"/>
              <w:bottom w:w="100" w:type="dxa"/>
              <w:right w:w="100" w:type="dxa"/>
            </w:tcMar>
          </w:tcPr>
          <w:p w14:paraId="0000015D" w14:textId="77777777" w:rsidR="0095013F" w:rsidRDefault="001C5456">
            <w:pPr>
              <w:widowControl w:val="0"/>
              <w:pBdr>
                <w:top w:val="nil"/>
                <w:left w:val="nil"/>
                <w:bottom w:val="nil"/>
                <w:right w:val="nil"/>
                <w:between w:val="nil"/>
              </w:pBdr>
              <w:spacing w:line="240" w:lineRule="auto"/>
              <w:jc w:val="center"/>
              <w:rPr>
                <w:b/>
              </w:rPr>
            </w:pPr>
            <w:r>
              <w:rPr>
                <w:b/>
              </w:rPr>
              <w:t>Botón 13</w:t>
            </w:r>
          </w:p>
        </w:tc>
        <w:tc>
          <w:tcPr>
            <w:tcW w:w="11709" w:type="dxa"/>
            <w:shd w:val="clear" w:color="auto" w:fill="auto"/>
            <w:tcMar>
              <w:top w:w="100" w:type="dxa"/>
              <w:left w:w="100" w:type="dxa"/>
              <w:bottom w:w="100" w:type="dxa"/>
              <w:right w:w="100" w:type="dxa"/>
            </w:tcMar>
          </w:tcPr>
          <w:p w14:paraId="0000015E" w14:textId="77777777" w:rsidR="0095013F" w:rsidRDefault="001C5456">
            <w:pPr>
              <w:pBdr>
                <w:top w:val="nil"/>
                <w:left w:val="nil"/>
                <w:bottom w:val="nil"/>
                <w:right w:val="nil"/>
                <w:between w:val="nil"/>
              </w:pBdr>
              <w:spacing w:after="120" w:line="240" w:lineRule="auto"/>
              <w:jc w:val="both"/>
              <w:rPr>
                <w:b/>
                <w:color w:val="000000"/>
              </w:rPr>
            </w:pPr>
            <w:r>
              <w:rPr>
                <w:b/>
                <w:color w:val="000000"/>
              </w:rPr>
              <w:t xml:space="preserve">Pruebas de operación </w:t>
            </w:r>
          </w:p>
          <w:p w14:paraId="0000015F" w14:textId="7B28125C" w:rsidR="0095013F" w:rsidRDefault="00AB392C">
            <w:pPr>
              <w:pBdr>
                <w:top w:val="nil"/>
                <w:left w:val="nil"/>
                <w:bottom w:val="nil"/>
                <w:right w:val="nil"/>
                <w:between w:val="nil"/>
              </w:pBdr>
              <w:spacing w:after="120" w:line="240" w:lineRule="auto"/>
              <w:jc w:val="both"/>
              <w:rPr>
                <w:b/>
                <w:color w:val="000000"/>
              </w:rPr>
            </w:pPr>
            <w:r>
              <w:rPr>
                <w:color w:val="000000"/>
              </w:rPr>
              <w:t>C</w:t>
            </w:r>
            <w:r w:rsidR="001C5456">
              <w:rPr>
                <w:color w:val="000000"/>
              </w:rPr>
              <w:t>onsiste en la validación del funcionamiento del sistema con sus respectivos componentes, procedimientos de operación</w:t>
            </w:r>
            <w:r>
              <w:rPr>
                <w:color w:val="000000"/>
              </w:rPr>
              <w:t>,</w:t>
            </w:r>
            <w:r w:rsidR="001C5456">
              <w:rPr>
                <w:color w:val="000000"/>
              </w:rPr>
              <w:t xml:space="preserve"> incluyendo su respectivo arranque y disposición de la base de datos. </w:t>
            </w:r>
          </w:p>
        </w:tc>
      </w:tr>
      <w:tr w:rsidR="0095013F" w14:paraId="3FD14678" w14:textId="77777777">
        <w:tc>
          <w:tcPr>
            <w:tcW w:w="1703" w:type="dxa"/>
            <w:shd w:val="clear" w:color="auto" w:fill="auto"/>
            <w:tcMar>
              <w:top w:w="100" w:type="dxa"/>
              <w:left w:w="100" w:type="dxa"/>
              <w:bottom w:w="100" w:type="dxa"/>
              <w:right w:w="100" w:type="dxa"/>
            </w:tcMar>
          </w:tcPr>
          <w:p w14:paraId="00000160" w14:textId="77777777" w:rsidR="0095013F" w:rsidRDefault="001C5456">
            <w:pPr>
              <w:widowControl w:val="0"/>
              <w:pBdr>
                <w:top w:val="nil"/>
                <w:left w:val="nil"/>
                <w:bottom w:val="nil"/>
                <w:right w:val="nil"/>
                <w:between w:val="nil"/>
              </w:pBdr>
              <w:spacing w:line="240" w:lineRule="auto"/>
              <w:jc w:val="center"/>
              <w:rPr>
                <w:b/>
              </w:rPr>
            </w:pPr>
            <w:r>
              <w:rPr>
                <w:b/>
              </w:rPr>
              <w:t>Botón 14</w:t>
            </w:r>
          </w:p>
        </w:tc>
        <w:tc>
          <w:tcPr>
            <w:tcW w:w="11709" w:type="dxa"/>
            <w:shd w:val="clear" w:color="auto" w:fill="auto"/>
            <w:tcMar>
              <w:top w:w="100" w:type="dxa"/>
              <w:left w:w="100" w:type="dxa"/>
              <w:bottom w:w="100" w:type="dxa"/>
              <w:right w:w="100" w:type="dxa"/>
            </w:tcMar>
          </w:tcPr>
          <w:p w14:paraId="00000161" w14:textId="77777777" w:rsidR="0095013F" w:rsidRDefault="001C5456">
            <w:pPr>
              <w:pBdr>
                <w:top w:val="nil"/>
                <w:left w:val="nil"/>
                <w:bottom w:val="nil"/>
                <w:right w:val="nil"/>
                <w:between w:val="nil"/>
              </w:pBdr>
              <w:spacing w:after="120" w:line="240" w:lineRule="auto"/>
              <w:jc w:val="both"/>
              <w:rPr>
                <w:b/>
                <w:color w:val="000000"/>
              </w:rPr>
            </w:pPr>
            <w:r>
              <w:rPr>
                <w:b/>
                <w:color w:val="000000"/>
              </w:rPr>
              <w:t>Pruebas de entorno</w:t>
            </w:r>
          </w:p>
          <w:p w14:paraId="00000162" w14:textId="44B1F39B" w:rsidR="0095013F" w:rsidRDefault="00AB392C">
            <w:pPr>
              <w:pBdr>
                <w:top w:val="nil"/>
                <w:left w:val="nil"/>
                <w:bottom w:val="nil"/>
                <w:right w:val="nil"/>
                <w:between w:val="nil"/>
              </w:pBdr>
              <w:spacing w:after="120" w:line="240" w:lineRule="auto"/>
              <w:jc w:val="both"/>
              <w:rPr>
                <w:b/>
                <w:color w:val="000000"/>
              </w:rPr>
            </w:pPr>
            <w:r>
              <w:rPr>
                <w:color w:val="000000"/>
              </w:rPr>
              <w:t>S</w:t>
            </w:r>
            <w:r w:rsidR="001C5456">
              <w:rPr>
                <w:color w:val="000000"/>
              </w:rPr>
              <w:t xml:space="preserve">e </w:t>
            </w:r>
            <w:r>
              <w:rPr>
                <w:color w:val="000000"/>
              </w:rPr>
              <w:t xml:space="preserve">encargan </w:t>
            </w:r>
            <w:r w:rsidR="001C5456">
              <w:rPr>
                <w:color w:val="000000"/>
              </w:rPr>
              <w:t>de la validación de c</w:t>
            </w:r>
            <w:r>
              <w:rPr>
                <w:color w:val="000000"/>
              </w:rPr>
              <w:t>ó</w:t>
            </w:r>
            <w:r w:rsidR="001C5456">
              <w:rPr>
                <w:color w:val="000000"/>
              </w:rPr>
              <w:t>mo interacciona el sistema respecto a otros sistemas.</w:t>
            </w:r>
          </w:p>
        </w:tc>
      </w:tr>
    </w:tbl>
    <w:p w14:paraId="00000163" w14:textId="77777777" w:rsidR="0095013F" w:rsidRDefault="0095013F">
      <w:pPr>
        <w:jc w:val="both"/>
        <w:rPr>
          <w:b/>
          <w:color w:val="7F7F7F"/>
        </w:rPr>
      </w:pPr>
    </w:p>
    <w:p w14:paraId="00000164" w14:textId="77777777" w:rsidR="0095013F" w:rsidRDefault="0095013F">
      <w:pPr>
        <w:jc w:val="both"/>
        <w:rPr>
          <w:b/>
          <w:color w:val="7F7F7F"/>
        </w:rPr>
      </w:pPr>
    </w:p>
    <w:tbl>
      <w:tblPr>
        <w:tblStyle w:val="affc"/>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5013F" w14:paraId="5A894ADA" w14:textId="77777777">
        <w:trPr>
          <w:trHeight w:val="444"/>
        </w:trPr>
        <w:tc>
          <w:tcPr>
            <w:tcW w:w="13422" w:type="dxa"/>
            <w:shd w:val="clear" w:color="auto" w:fill="8DB3E2"/>
          </w:tcPr>
          <w:p w14:paraId="00000165" w14:textId="77777777" w:rsidR="0095013F" w:rsidRDefault="001C5456">
            <w:pPr>
              <w:pStyle w:val="Ttulo1"/>
              <w:jc w:val="center"/>
              <w:outlineLvl w:val="0"/>
              <w:rPr>
                <w:sz w:val="22"/>
                <w:szCs w:val="22"/>
              </w:rPr>
            </w:pPr>
            <w:r>
              <w:rPr>
                <w:sz w:val="22"/>
                <w:szCs w:val="22"/>
              </w:rPr>
              <w:lastRenderedPageBreak/>
              <w:t>Cuadro de texto</w:t>
            </w:r>
          </w:p>
        </w:tc>
      </w:tr>
      <w:tr w:rsidR="0095013F" w14:paraId="6BF6F2B3" w14:textId="77777777">
        <w:tc>
          <w:tcPr>
            <w:tcW w:w="13422" w:type="dxa"/>
          </w:tcPr>
          <w:p w14:paraId="00000166" w14:textId="79DB5A18" w:rsidR="0095013F" w:rsidRDefault="001C5456">
            <w:pPr>
              <w:pBdr>
                <w:top w:val="nil"/>
                <w:left w:val="nil"/>
                <w:bottom w:val="nil"/>
                <w:right w:val="nil"/>
                <w:between w:val="nil"/>
              </w:pBdr>
              <w:spacing w:after="120"/>
              <w:jc w:val="both"/>
              <w:rPr>
                <w:color w:val="BFBFBF"/>
              </w:rPr>
            </w:pPr>
            <w:r>
              <w:rPr>
                <w:color w:val="000000"/>
              </w:rPr>
              <w:t xml:space="preserve">Para conocer sobre herramientas automatizadas que realizan pruebas a las bases de datos, se invita a consultar el documento </w:t>
            </w:r>
            <w:sdt>
              <w:sdtPr>
                <w:tag w:val="goog_rdk_0"/>
                <w:id w:val="-1906907118"/>
              </w:sdtPr>
              <w:sdtContent>
                <w:commentRangeStart w:id="10"/>
              </w:sdtContent>
            </w:sdt>
            <w:r>
              <w:rPr>
                <w:color w:val="000000"/>
              </w:rPr>
              <w:t>anexo.</w:t>
            </w:r>
            <w:commentRangeEnd w:id="10"/>
            <w:r>
              <w:commentReference w:id="10"/>
            </w:r>
          </w:p>
        </w:tc>
      </w:tr>
    </w:tbl>
    <w:p w14:paraId="00000167" w14:textId="77777777" w:rsidR="0095013F" w:rsidRDefault="0095013F">
      <w:pPr>
        <w:jc w:val="both"/>
        <w:rPr>
          <w:b/>
          <w:color w:val="7F7F7F"/>
        </w:rPr>
      </w:pPr>
    </w:p>
    <w:p w14:paraId="00000168" w14:textId="77777777" w:rsidR="0095013F" w:rsidRDefault="001C5456">
      <w:pPr>
        <w:pBdr>
          <w:top w:val="nil"/>
          <w:left w:val="nil"/>
          <w:bottom w:val="nil"/>
          <w:right w:val="nil"/>
          <w:between w:val="nil"/>
        </w:pBdr>
        <w:spacing w:after="120" w:line="240" w:lineRule="auto"/>
        <w:rPr>
          <w:b/>
          <w:color w:val="000000"/>
        </w:rPr>
      </w:pPr>
      <w:r>
        <w:rPr>
          <w:b/>
          <w:color w:val="000000"/>
        </w:rPr>
        <w:t xml:space="preserve">Instalación y ejecución de pruebas de rendimiento de una base de datos </w:t>
      </w:r>
      <w:r w:rsidRPr="00612C6D">
        <w:rPr>
          <w:b/>
          <w:i/>
          <w:color w:val="000000"/>
        </w:rPr>
        <w:t>MySQL</w:t>
      </w:r>
    </w:p>
    <w:tbl>
      <w:tblPr>
        <w:tblStyle w:val="aff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5013F" w14:paraId="7BC9B057" w14:textId="77777777">
        <w:trPr>
          <w:trHeight w:val="444"/>
        </w:trPr>
        <w:tc>
          <w:tcPr>
            <w:tcW w:w="13422" w:type="dxa"/>
            <w:shd w:val="clear" w:color="auto" w:fill="8DB3E2"/>
          </w:tcPr>
          <w:p w14:paraId="00000169" w14:textId="77777777" w:rsidR="0095013F" w:rsidRDefault="001C5456">
            <w:pPr>
              <w:pStyle w:val="Ttulo1"/>
              <w:jc w:val="center"/>
              <w:outlineLvl w:val="0"/>
              <w:rPr>
                <w:sz w:val="22"/>
                <w:szCs w:val="22"/>
              </w:rPr>
            </w:pPr>
            <w:r>
              <w:rPr>
                <w:sz w:val="22"/>
                <w:szCs w:val="22"/>
              </w:rPr>
              <w:t>Cuadro de texto</w:t>
            </w:r>
          </w:p>
        </w:tc>
      </w:tr>
      <w:tr w:rsidR="0095013F" w14:paraId="0EC1CE42" w14:textId="77777777">
        <w:tc>
          <w:tcPr>
            <w:tcW w:w="13422" w:type="dxa"/>
          </w:tcPr>
          <w:p w14:paraId="0000016A" w14:textId="2CDA613E" w:rsidR="0095013F" w:rsidRDefault="001C5456">
            <w:pPr>
              <w:spacing w:after="120"/>
              <w:rPr>
                <w:color w:val="000000"/>
              </w:rPr>
            </w:pPr>
            <w:r>
              <w:rPr>
                <w:color w:val="000000"/>
              </w:rPr>
              <w:t xml:space="preserve">Instalación y ejecución de pruebas de rendimiento de una base de datos </w:t>
            </w:r>
            <w:r w:rsidRPr="00612C6D">
              <w:rPr>
                <w:i/>
                <w:color w:val="000000"/>
              </w:rPr>
              <w:t>MySQL</w:t>
            </w:r>
            <w:r>
              <w:rPr>
                <w:color w:val="000000"/>
              </w:rPr>
              <w:t xml:space="preserve"> por medio de una herramienta tecnológica llamada </w:t>
            </w:r>
            <w:r w:rsidRPr="00612C6D">
              <w:rPr>
                <w:i/>
                <w:color w:val="000000"/>
              </w:rPr>
              <w:t>Jmeter</w:t>
            </w:r>
            <w:r>
              <w:rPr>
                <w:color w:val="000000"/>
              </w:rPr>
              <w:t xml:space="preserve">, donde se </w:t>
            </w:r>
            <w:r w:rsidR="00AB392C">
              <w:rPr>
                <w:color w:val="000000"/>
              </w:rPr>
              <w:t xml:space="preserve">puede </w:t>
            </w:r>
            <w:r>
              <w:rPr>
                <w:color w:val="000000"/>
              </w:rPr>
              <w:t>revisar y exportar un resumen del resultado de las pruebas y exportar</w:t>
            </w:r>
            <w:r w:rsidR="00AB392C">
              <w:rPr>
                <w:color w:val="000000"/>
              </w:rPr>
              <w:t>,</w:t>
            </w:r>
            <w:r>
              <w:rPr>
                <w:color w:val="000000"/>
              </w:rPr>
              <w:t xml:space="preserve"> además</w:t>
            </w:r>
            <w:r w:rsidR="00AB392C">
              <w:rPr>
                <w:color w:val="000000"/>
              </w:rPr>
              <w:t>,</w:t>
            </w:r>
            <w:r>
              <w:rPr>
                <w:color w:val="000000"/>
              </w:rPr>
              <w:t xml:space="preserve"> un reporte gráfico donde se evidencian todos los ítems que se tiene</w:t>
            </w:r>
            <w:r w:rsidR="00AB392C">
              <w:rPr>
                <w:color w:val="000000"/>
              </w:rPr>
              <w:t>n</w:t>
            </w:r>
            <w:r>
              <w:rPr>
                <w:color w:val="000000"/>
              </w:rPr>
              <w:t xml:space="preserve"> en cuenta para la validación del rendimiento de una base de datos.</w:t>
            </w:r>
          </w:p>
          <w:p w14:paraId="0000016B" w14:textId="77777777" w:rsidR="0095013F" w:rsidRDefault="00000000">
            <w:pPr>
              <w:spacing w:after="120"/>
              <w:rPr>
                <w:color w:val="7F7F7F"/>
              </w:rPr>
            </w:pPr>
            <w:sdt>
              <w:sdtPr>
                <w:tag w:val="goog_rdk_1"/>
                <w:id w:val="117271886"/>
              </w:sdtPr>
              <w:sdtContent>
                <w:commentRangeStart w:id="11"/>
              </w:sdtContent>
            </w:sdt>
            <w:r w:rsidR="001C5456">
              <w:rPr>
                <w:color w:val="000000"/>
              </w:rPr>
              <w:t xml:space="preserve"> </w:t>
            </w:r>
            <w:commentRangeEnd w:id="11"/>
            <w:r w:rsidR="001C5456">
              <w:commentReference w:id="11"/>
            </w:r>
            <w:r w:rsidR="001C5456">
              <w:rPr>
                <w:noProof/>
              </w:rPr>
              <mc:AlternateContent>
                <mc:Choice Requires="wps">
                  <w:drawing>
                    <wp:inline distT="0" distB="0" distL="0" distR="0" wp14:anchorId="112F961B" wp14:editId="699E3830">
                      <wp:extent cx="8153400" cy="819150"/>
                      <wp:effectExtent l="0" t="0" r="0" b="0"/>
                      <wp:docPr id="235" name="Rectángulo 235"/>
                      <wp:cNvGraphicFramePr/>
                      <a:graphic xmlns:a="http://schemas.openxmlformats.org/drawingml/2006/main">
                        <a:graphicData uri="http://schemas.microsoft.com/office/word/2010/wordprocessingShape">
                          <wps:wsp>
                            <wps:cNvSpPr/>
                            <wps:spPr>
                              <a:xfrm>
                                <a:off x="1288350" y="3389475"/>
                                <a:ext cx="8115300" cy="781050"/>
                              </a:xfrm>
                              <a:prstGeom prst="rect">
                                <a:avLst/>
                              </a:prstGeom>
                              <a:solidFill>
                                <a:schemeClr val="accent6"/>
                              </a:solidFill>
                              <a:ln w="38100" cap="flat" cmpd="sng">
                                <a:solidFill>
                                  <a:schemeClr val="lt1"/>
                                </a:solidFill>
                                <a:prstDash val="solid"/>
                                <a:round/>
                                <a:headEnd type="none" w="sm" len="sm"/>
                                <a:tailEnd type="none" w="sm" len="sm"/>
                              </a:ln>
                            </wps:spPr>
                            <wps:txbx>
                              <w:txbxContent>
                                <w:p w14:paraId="2854BC89" w14:textId="77777777" w:rsidR="004F52FD" w:rsidRDefault="004F52FD">
                                  <w:pPr>
                                    <w:spacing w:line="275" w:lineRule="auto"/>
                                    <w:jc w:val="center"/>
                                    <w:textDirection w:val="btLr"/>
                                  </w:pPr>
                                  <w:r>
                                    <w:rPr>
                                      <w:b/>
                                      <w:color w:val="000000"/>
                                    </w:rPr>
                                    <w:t xml:space="preserve">Video tutorial Instalación y ejecución de pruebas de rendimiento de una base de datos MySQL por medio de una herramienta tecnológica llamada </w:t>
                                  </w:r>
                                  <w:r w:rsidRPr="00612C6D">
                                    <w:rPr>
                                      <w:b/>
                                      <w:i/>
                                      <w:color w:val="000000"/>
                                    </w:rPr>
                                    <w:t>Jmeter.</w:t>
                                  </w:r>
                                </w:p>
                                <w:p w14:paraId="55D19661" w14:textId="77777777" w:rsidR="004F52FD" w:rsidRDefault="004F52FD">
                                  <w:pPr>
                                    <w:spacing w:line="275" w:lineRule="auto"/>
                                    <w:jc w:val="center"/>
                                    <w:textDirection w:val="btLr"/>
                                  </w:pPr>
                                  <w:r>
                                    <w:rPr>
                                      <w:b/>
                                      <w:color w:val="000000"/>
                                    </w:rPr>
                                    <w:t>CF20</w:t>
                                  </w:r>
                                </w:p>
                                <w:p w14:paraId="6482F36F" w14:textId="77777777" w:rsidR="004F52FD" w:rsidRDefault="004F52FD">
                                  <w:pPr>
                                    <w:spacing w:line="275" w:lineRule="auto"/>
                                    <w:jc w:val="center"/>
                                    <w:textDirection w:val="btLr"/>
                                  </w:pPr>
                                </w:p>
                              </w:txbxContent>
                            </wps:txbx>
                            <wps:bodyPr spcFirstLastPara="1" wrap="square" lIns="91425" tIns="45700" rIns="91425" bIns="45700" anchor="ctr" anchorCtr="0">
                              <a:noAutofit/>
                            </wps:bodyPr>
                          </wps:wsp>
                        </a:graphicData>
                      </a:graphic>
                    </wp:inline>
                  </w:drawing>
                </mc:Choice>
                <mc:Fallback>
                  <w:pict>
                    <v:rect w14:anchorId="112F961B" id="Rectángulo 235" o:spid="_x0000_s1026" style="width:642pt;height: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" fillcolor="#f79646 [3209]" strokecolor="white [3201]" strokeweight="3pt">
                      <v:stroke startarrowwidth="narrow" startarrowlength="short" endarrowwidth="narrow" endarrowlength="short" joinstyle="round"/>
                      <v:textbox inset="2.53958mm,1.2694mm,2.53958mm,1.2694mm">
                        <w:txbxContent>
                          <w:p w14:paraId="2854BC89" w14:textId="77777777" w:rsidR="004F52FD" w:rsidRDefault="004F52FD">
                            <w:pPr>
                              <w:spacing w:line="275" w:lineRule="auto"/>
                              <w:jc w:val="center"/>
                              <w:textDirection w:val="btLr"/>
                            </w:pPr>
                            <w:r>
                              <w:rPr>
                                <w:b/>
                                <w:color w:val="000000"/>
                              </w:rPr>
                              <w:t xml:space="preserve">Video tutorial Instalación y ejecución de pruebas de rendimiento de una base de datos MySQL por medio de una herramienta tecnológica llamada </w:t>
                            </w:r>
                            <w:r w:rsidRPr="00612C6D">
                              <w:rPr>
                                <w:b/>
                                <w:i/>
                                <w:color w:val="000000"/>
                              </w:rPr>
                              <w:t>Jmeter.</w:t>
                            </w:r>
                          </w:p>
                          <w:p w14:paraId="55D19661" w14:textId="77777777" w:rsidR="004F52FD" w:rsidRDefault="004F52FD">
                            <w:pPr>
                              <w:spacing w:line="275" w:lineRule="auto"/>
                              <w:jc w:val="center"/>
                              <w:textDirection w:val="btLr"/>
                            </w:pPr>
                            <w:r>
                              <w:rPr>
                                <w:b/>
                                <w:color w:val="000000"/>
                              </w:rPr>
                              <w:t>CF20</w:t>
                            </w:r>
                          </w:p>
                          <w:p w14:paraId="6482F36F" w14:textId="77777777" w:rsidR="004F52FD" w:rsidRDefault="004F52FD">
                            <w:pPr>
                              <w:spacing w:line="275" w:lineRule="auto"/>
                              <w:jc w:val="center"/>
                              <w:textDirection w:val="btLr"/>
                            </w:pPr>
                          </w:p>
                        </w:txbxContent>
                      </v:textbox>
                      <w10:anchorlock/>
                    </v:rect>
                  </w:pict>
                </mc:Fallback>
              </mc:AlternateContent>
            </w:r>
          </w:p>
        </w:tc>
      </w:tr>
    </w:tbl>
    <w:p w14:paraId="0000016C" w14:textId="77777777" w:rsidR="0095013F" w:rsidRDefault="0095013F">
      <w:pPr>
        <w:rPr>
          <w:b/>
        </w:rPr>
      </w:pPr>
    </w:p>
    <w:tbl>
      <w:tblPr>
        <w:tblStyle w:val="affe"/>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2723"/>
        <w:gridCol w:w="1765"/>
        <w:gridCol w:w="4107"/>
        <w:gridCol w:w="3267"/>
      </w:tblGrid>
      <w:tr w:rsidR="0095013F" w14:paraId="3C1260CA" w14:textId="77777777">
        <w:trPr>
          <w:trHeight w:val="460"/>
        </w:trPr>
        <w:tc>
          <w:tcPr>
            <w:tcW w:w="1550" w:type="dxa"/>
            <w:shd w:val="clear" w:color="auto" w:fill="C9DAF8"/>
            <w:tcMar>
              <w:top w:w="100" w:type="dxa"/>
              <w:left w:w="100" w:type="dxa"/>
              <w:bottom w:w="100" w:type="dxa"/>
              <w:right w:w="100" w:type="dxa"/>
            </w:tcMar>
          </w:tcPr>
          <w:p w14:paraId="0000016D" w14:textId="77777777" w:rsidR="0095013F" w:rsidRDefault="001C5456">
            <w:pPr>
              <w:widowControl w:val="0"/>
              <w:spacing w:line="240" w:lineRule="auto"/>
              <w:jc w:val="center"/>
              <w:rPr>
                <w:b/>
              </w:rPr>
            </w:pPr>
            <w:r>
              <w:rPr>
                <w:b/>
              </w:rPr>
              <w:t>Tipo de recurso</w:t>
            </w:r>
          </w:p>
        </w:tc>
        <w:tc>
          <w:tcPr>
            <w:tcW w:w="11862" w:type="dxa"/>
            <w:gridSpan w:val="4"/>
            <w:shd w:val="clear" w:color="auto" w:fill="C9DAF8"/>
            <w:tcMar>
              <w:top w:w="100" w:type="dxa"/>
              <w:left w:w="100" w:type="dxa"/>
              <w:bottom w:w="100" w:type="dxa"/>
              <w:right w:w="100" w:type="dxa"/>
            </w:tcMar>
          </w:tcPr>
          <w:p w14:paraId="0000016E" w14:textId="77777777" w:rsidR="0095013F" w:rsidRDefault="001C5456">
            <w:pPr>
              <w:pStyle w:val="Ttulo"/>
              <w:widowControl w:val="0"/>
              <w:spacing w:line="240" w:lineRule="auto"/>
              <w:jc w:val="center"/>
              <w:rPr>
                <w:sz w:val="22"/>
                <w:szCs w:val="22"/>
              </w:rPr>
            </w:pPr>
            <w:r>
              <w:rPr>
                <w:sz w:val="22"/>
                <w:szCs w:val="22"/>
              </w:rPr>
              <w:t>Video clase/tutorial</w:t>
            </w:r>
          </w:p>
        </w:tc>
      </w:tr>
      <w:tr w:rsidR="0095013F" w14:paraId="281802AC" w14:textId="77777777">
        <w:trPr>
          <w:trHeight w:val="460"/>
        </w:trPr>
        <w:tc>
          <w:tcPr>
            <w:tcW w:w="1550" w:type="dxa"/>
            <w:shd w:val="clear" w:color="auto" w:fill="C9DAF8"/>
            <w:tcMar>
              <w:top w:w="100" w:type="dxa"/>
              <w:left w:w="100" w:type="dxa"/>
              <w:bottom w:w="100" w:type="dxa"/>
              <w:right w:w="100" w:type="dxa"/>
            </w:tcMar>
          </w:tcPr>
          <w:p w14:paraId="00000172" w14:textId="77777777" w:rsidR="0095013F" w:rsidRDefault="001C5456">
            <w:pPr>
              <w:widowControl w:val="0"/>
              <w:spacing w:line="240" w:lineRule="auto"/>
              <w:jc w:val="center"/>
              <w:rPr>
                <w:b/>
              </w:rPr>
            </w:pPr>
            <w:r>
              <w:rPr>
                <w:b/>
              </w:rPr>
              <w:t>NOTA</w:t>
            </w:r>
          </w:p>
        </w:tc>
        <w:tc>
          <w:tcPr>
            <w:tcW w:w="11862" w:type="dxa"/>
            <w:gridSpan w:val="4"/>
            <w:shd w:val="clear" w:color="auto" w:fill="C9DAF8"/>
            <w:tcMar>
              <w:top w:w="100" w:type="dxa"/>
              <w:left w:w="100" w:type="dxa"/>
              <w:bottom w:w="100" w:type="dxa"/>
              <w:right w:w="100" w:type="dxa"/>
            </w:tcMar>
          </w:tcPr>
          <w:p w14:paraId="00000173" w14:textId="77777777" w:rsidR="0095013F" w:rsidRDefault="001C5456">
            <w:pPr>
              <w:widowControl w:val="0"/>
              <w:spacing w:line="240" w:lineRule="auto"/>
              <w:jc w:val="center"/>
              <w:rPr>
                <w:b/>
              </w:rPr>
            </w:pPr>
            <w:r>
              <w:rPr>
                <w:b/>
              </w:rPr>
              <w:t>La totalidad del texto locutado para el video no debe superar las 500 palabras aproximadamente</w:t>
            </w:r>
          </w:p>
        </w:tc>
      </w:tr>
      <w:tr w:rsidR="0095013F" w14:paraId="3C2B396E" w14:textId="77777777">
        <w:trPr>
          <w:trHeight w:val="420"/>
        </w:trPr>
        <w:tc>
          <w:tcPr>
            <w:tcW w:w="1550" w:type="dxa"/>
            <w:shd w:val="clear" w:color="auto" w:fill="auto"/>
            <w:tcMar>
              <w:top w:w="100" w:type="dxa"/>
              <w:left w:w="100" w:type="dxa"/>
              <w:bottom w:w="100" w:type="dxa"/>
              <w:right w:w="100" w:type="dxa"/>
            </w:tcMar>
          </w:tcPr>
          <w:p w14:paraId="00000177" w14:textId="77777777" w:rsidR="0095013F" w:rsidRDefault="001C5456">
            <w:pPr>
              <w:widowControl w:val="0"/>
              <w:spacing w:line="240" w:lineRule="auto"/>
              <w:rPr>
                <w:b/>
              </w:rPr>
            </w:pPr>
            <w:r>
              <w:rPr>
                <w:b/>
              </w:rPr>
              <w:t xml:space="preserve">Título </w:t>
            </w:r>
          </w:p>
        </w:tc>
        <w:tc>
          <w:tcPr>
            <w:tcW w:w="11862" w:type="dxa"/>
            <w:gridSpan w:val="4"/>
            <w:shd w:val="clear" w:color="auto" w:fill="auto"/>
            <w:tcMar>
              <w:top w:w="100" w:type="dxa"/>
              <w:left w:w="100" w:type="dxa"/>
              <w:bottom w:w="100" w:type="dxa"/>
              <w:right w:w="100" w:type="dxa"/>
            </w:tcMar>
          </w:tcPr>
          <w:p w14:paraId="00000178" w14:textId="77777777" w:rsidR="0095013F" w:rsidRDefault="001C5456">
            <w:pPr>
              <w:widowControl w:val="0"/>
              <w:spacing w:line="240" w:lineRule="auto"/>
              <w:jc w:val="both"/>
              <w:rPr>
                <w:color w:val="999999"/>
              </w:rPr>
            </w:pPr>
            <w:r>
              <w:rPr>
                <w:color w:val="000000"/>
              </w:rPr>
              <w:t xml:space="preserve">Instalación y ejecución de pruebas de rendimiento de una base de datos </w:t>
            </w:r>
            <w:r w:rsidRPr="00612C6D">
              <w:rPr>
                <w:i/>
                <w:color w:val="000000"/>
              </w:rPr>
              <w:t>MySQL</w:t>
            </w:r>
            <w:r>
              <w:rPr>
                <w:color w:val="000000"/>
              </w:rPr>
              <w:t xml:space="preserve"> por medio de una herramienta tecnológica llamada </w:t>
            </w:r>
            <w:r w:rsidRPr="00612C6D">
              <w:rPr>
                <w:i/>
                <w:color w:val="000000"/>
              </w:rPr>
              <w:t>Jmeter</w:t>
            </w:r>
            <w:r>
              <w:rPr>
                <w:color w:val="000000"/>
              </w:rPr>
              <w:t>.</w:t>
            </w:r>
          </w:p>
        </w:tc>
      </w:tr>
      <w:tr w:rsidR="0095013F" w14:paraId="61470C99" w14:textId="77777777">
        <w:tc>
          <w:tcPr>
            <w:tcW w:w="1550" w:type="dxa"/>
            <w:shd w:val="clear" w:color="auto" w:fill="auto"/>
            <w:tcMar>
              <w:top w:w="100" w:type="dxa"/>
              <w:left w:w="100" w:type="dxa"/>
              <w:bottom w:w="100" w:type="dxa"/>
              <w:right w:w="100" w:type="dxa"/>
            </w:tcMar>
          </w:tcPr>
          <w:p w14:paraId="0000017C" w14:textId="77777777" w:rsidR="0095013F" w:rsidRDefault="001C5456">
            <w:pPr>
              <w:widowControl w:val="0"/>
              <w:spacing w:line="240" w:lineRule="auto"/>
              <w:rPr>
                <w:b/>
              </w:rPr>
            </w:pPr>
            <w:r>
              <w:rPr>
                <w:b/>
              </w:rPr>
              <w:t>Escena</w:t>
            </w:r>
          </w:p>
        </w:tc>
        <w:tc>
          <w:tcPr>
            <w:tcW w:w="2723" w:type="dxa"/>
            <w:shd w:val="clear" w:color="auto" w:fill="auto"/>
            <w:tcMar>
              <w:top w:w="100" w:type="dxa"/>
              <w:left w:w="100" w:type="dxa"/>
              <w:bottom w:w="100" w:type="dxa"/>
              <w:right w:w="100" w:type="dxa"/>
            </w:tcMar>
          </w:tcPr>
          <w:p w14:paraId="0000017D" w14:textId="77777777" w:rsidR="0095013F" w:rsidRDefault="001C5456">
            <w:pPr>
              <w:widowControl w:val="0"/>
              <w:spacing w:line="240" w:lineRule="auto"/>
              <w:jc w:val="center"/>
              <w:rPr>
                <w:b/>
              </w:rPr>
            </w:pPr>
            <w:r>
              <w:rPr>
                <w:b/>
              </w:rPr>
              <w:t>Imagen</w:t>
            </w:r>
          </w:p>
        </w:tc>
        <w:tc>
          <w:tcPr>
            <w:tcW w:w="1765" w:type="dxa"/>
            <w:shd w:val="clear" w:color="auto" w:fill="auto"/>
            <w:tcMar>
              <w:top w:w="100" w:type="dxa"/>
              <w:left w:w="100" w:type="dxa"/>
              <w:bottom w:w="100" w:type="dxa"/>
              <w:right w:w="100" w:type="dxa"/>
            </w:tcMar>
          </w:tcPr>
          <w:p w14:paraId="0000017E" w14:textId="77777777" w:rsidR="0095013F" w:rsidRDefault="001C5456">
            <w:pPr>
              <w:widowControl w:val="0"/>
              <w:spacing w:line="240" w:lineRule="auto"/>
              <w:jc w:val="center"/>
              <w:rPr>
                <w:b/>
              </w:rPr>
            </w:pPr>
            <w:r>
              <w:rPr>
                <w:b/>
              </w:rPr>
              <w:t>Sonido</w:t>
            </w:r>
          </w:p>
        </w:tc>
        <w:tc>
          <w:tcPr>
            <w:tcW w:w="4107" w:type="dxa"/>
            <w:shd w:val="clear" w:color="auto" w:fill="auto"/>
            <w:tcMar>
              <w:top w:w="100" w:type="dxa"/>
              <w:left w:w="100" w:type="dxa"/>
              <w:bottom w:w="100" w:type="dxa"/>
              <w:right w:w="100" w:type="dxa"/>
            </w:tcMar>
          </w:tcPr>
          <w:p w14:paraId="0000017F" w14:textId="77777777" w:rsidR="0095013F" w:rsidRDefault="001C5456">
            <w:pPr>
              <w:widowControl w:val="0"/>
              <w:spacing w:line="240" w:lineRule="auto"/>
              <w:jc w:val="center"/>
              <w:rPr>
                <w:b/>
              </w:rPr>
            </w:pPr>
            <w:r>
              <w:rPr>
                <w:b/>
              </w:rPr>
              <w:t>Narración</w:t>
            </w:r>
          </w:p>
        </w:tc>
        <w:tc>
          <w:tcPr>
            <w:tcW w:w="3267" w:type="dxa"/>
            <w:shd w:val="clear" w:color="auto" w:fill="auto"/>
            <w:tcMar>
              <w:top w:w="100" w:type="dxa"/>
              <w:left w:w="100" w:type="dxa"/>
              <w:bottom w:w="100" w:type="dxa"/>
              <w:right w:w="100" w:type="dxa"/>
            </w:tcMar>
          </w:tcPr>
          <w:p w14:paraId="00000180" w14:textId="77777777" w:rsidR="0095013F" w:rsidRDefault="001C5456">
            <w:pPr>
              <w:widowControl w:val="0"/>
              <w:spacing w:line="240" w:lineRule="auto"/>
              <w:jc w:val="center"/>
              <w:rPr>
                <w:b/>
              </w:rPr>
            </w:pPr>
            <w:r>
              <w:rPr>
                <w:b/>
              </w:rPr>
              <w:t xml:space="preserve">Texto </w:t>
            </w:r>
          </w:p>
        </w:tc>
      </w:tr>
      <w:tr w:rsidR="0095013F" w14:paraId="7DBB290A" w14:textId="77777777">
        <w:tc>
          <w:tcPr>
            <w:tcW w:w="1550" w:type="dxa"/>
            <w:shd w:val="clear" w:color="auto" w:fill="auto"/>
            <w:tcMar>
              <w:top w:w="100" w:type="dxa"/>
              <w:left w:w="100" w:type="dxa"/>
              <w:bottom w:w="100" w:type="dxa"/>
              <w:right w:w="100" w:type="dxa"/>
            </w:tcMar>
          </w:tcPr>
          <w:p w14:paraId="00000181" w14:textId="77777777" w:rsidR="0095013F" w:rsidRDefault="0095013F">
            <w:pPr>
              <w:widowControl w:val="0"/>
              <w:spacing w:line="240" w:lineRule="auto"/>
              <w:rPr>
                <w:b/>
              </w:rPr>
            </w:pPr>
          </w:p>
        </w:tc>
        <w:tc>
          <w:tcPr>
            <w:tcW w:w="2723" w:type="dxa"/>
            <w:shd w:val="clear" w:color="auto" w:fill="auto"/>
            <w:tcMar>
              <w:top w:w="100" w:type="dxa"/>
              <w:left w:w="100" w:type="dxa"/>
              <w:bottom w:w="100" w:type="dxa"/>
              <w:right w:w="100" w:type="dxa"/>
            </w:tcMar>
          </w:tcPr>
          <w:p w14:paraId="00000182" w14:textId="77777777" w:rsidR="0095013F" w:rsidRDefault="0095013F">
            <w:pPr>
              <w:widowControl w:val="0"/>
              <w:spacing w:line="240" w:lineRule="auto"/>
              <w:rPr>
                <w:color w:val="999999"/>
              </w:rPr>
            </w:pPr>
          </w:p>
        </w:tc>
        <w:tc>
          <w:tcPr>
            <w:tcW w:w="1765" w:type="dxa"/>
            <w:shd w:val="clear" w:color="auto" w:fill="auto"/>
            <w:tcMar>
              <w:top w:w="100" w:type="dxa"/>
              <w:left w:w="100" w:type="dxa"/>
              <w:bottom w:w="100" w:type="dxa"/>
              <w:right w:w="100" w:type="dxa"/>
            </w:tcMar>
          </w:tcPr>
          <w:p w14:paraId="00000183" w14:textId="77777777" w:rsidR="0095013F" w:rsidRDefault="001C5456">
            <w:pPr>
              <w:widowControl w:val="0"/>
              <w:spacing w:line="240" w:lineRule="auto"/>
            </w:pPr>
            <w:r>
              <w:t>N/A</w:t>
            </w:r>
          </w:p>
        </w:tc>
        <w:tc>
          <w:tcPr>
            <w:tcW w:w="4107" w:type="dxa"/>
            <w:shd w:val="clear" w:color="auto" w:fill="auto"/>
            <w:tcMar>
              <w:top w:w="100" w:type="dxa"/>
              <w:left w:w="100" w:type="dxa"/>
              <w:bottom w:w="100" w:type="dxa"/>
              <w:right w:w="100" w:type="dxa"/>
            </w:tcMar>
          </w:tcPr>
          <w:p w14:paraId="00000184" w14:textId="77777777" w:rsidR="0095013F" w:rsidRDefault="0095013F">
            <w:pPr>
              <w:widowControl w:val="0"/>
              <w:spacing w:line="240" w:lineRule="auto"/>
            </w:pPr>
          </w:p>
        </w:tc>
        <w:tc>
          <w:tcPr>
            <w:tcW w:w="3267" w:type="dxa"/>
            <w:shd w:val="clear" w:color="auto" w:fill="auto"/>
            <w:tcMar>
              <w:top w:w="100" w:type="dxa"/>
              <w:left w:w="100" w:type="dxa"/>
              <w:bottom w:w="100" w:type="dxa"/>
              <w:right w:w="100" w:type="dxa"/>
            </w:tcMar>
          </w:tcPr>
          <w:p w14:paraId="00000185" w14:textId="77777777" w:rsidR="0095013F" w:rsidRDefault="001C5456">
            <w:pPr>
              <w:widowControl w:val="0"/>
              <w:spacing w:line="240" w:lineRule="auto"/>
              <w:jc w:val="both"/>
              <w:rPr>
                <w:highlight w:val="yellow"/>
              </w:rPr>
            </w:pPr>
            <w:r>
              <w:t xml:space="preserve">Ya está grabado por el experto, ubicado en la carpeta anexos, 228130_v2.mp4 </w:t>
            </w:r>
          </w:p>
        </w:tc>
      </w:tr>
      <w:tr w:rsidR="0095013F" w14:paraId="10224E36" w14:textId="77777777">
        <w:trPr>
          <w:trHeight w:val="420"/>
        </w:trPr>
        <w:tc>
          <w:tcPr>
            <w:tcW w:w="1550" w:type="dxa"/>
            <w:shd w:val="clear" w:color="auto" w:fill="auto"/>
            <w:tcMar>
              <w:top w:w="100" w:type="dxa"/>
              <w:left w:w="100" w:type="dxa"/>
              <w:bottom w:w="100" w:type="dxa"/>
              <w:right w:w="100" w:type="dxa"/>
            </w:tcMar>
          </w:tcPr>
          <w:p w14:paraId="00000186" w14:textId="77777777" w:rsidR="0095013F" w:rsidRDefault="001C5456">
            <w:pPr>
              <w:widowControl w:val="0"/>
              <w:spacing w:line="240" w:lineRule="auto"/>
              <w:rPr>
                <w:b/>
              </w:rPr>
            </w:pPr>
            <w:r>
              <w:rPr>
                <w:b/>
              </w:rPr>
              <w:t>Nombre del archivo</w:t>
            </w:r>
          </w:p>
        </w:tc>
        <w:tc>
          <w:tcPr>
            <w:tcW w:w="11862" w:type="dxa"/>
            <w:gridSpan w:val="4"/>
            <w:shd w:val="clear" w:color="auto" w:fill="auto"/>
            <w:tcMar>
              <w:top w:w="100" w:type="dxa"/>
              <w:left w:w="100" w:type="dxa"/>
              <w:bottom w:w="100" w:type="dxa"/>
              <w:right w:w="100" w:type="dxa"/>
            </w:tcMar>
          </w:tcPr>
          <w:p w14:paraId="00000187" w14:textId="77777777" w:rsidR="0095013F" w:rsidRDefault="001C5456">
            <w:pPr>
              <w:widowControl w:val="0"/>
              <w:spacing w:line="240" w:lineRule="auto"/>
              <w:rPr>
                <w:b/>
              </w:rPr>
            </w:pPr>
            <w:r>
              <w:rPr>
                <w:b/>
              </w:rPr>
              <w:t>228130_v2</w:t>
            </w:r>
          </w:p>
        </w:tc>
      </w:tr>
      <w:tr w:rsidR="0095013F" w14:paraId="0F1F1E8C" w14:textId="77777777">
        <w:trPr>
          <w:trHeight w:val="420"/>
        </w:trPr>
        <w:tc>
          <w:tcPr>
            <w:tcW w:w="1550" w:type="dxa"/>
            <w:shd w:val="clear" w:color="auto" w:fill="auto"/>
            <w:tcMar>
              <w:top w:w="100" w:type="dxa"/>
              <w:left w:w="100" w:type="dxa"/>
              <w:bottom w:w="100" w:type="dxa"/>
              <w:right w:w="100" w:type="dxa"/>
            </w:tcMar>
          </w:tcPr>
          <w:p w14:paraId="0000018B" w14:textId="77777777" w:rsidR="0095013F" w:rsidRDefault="001C5456">
            <w:pPr>
              <w:widowControl w:val="0"/>
              <w:spacing w:line="240" w:lineRule="auto"/>
              <w:rPr>
                <w:b/>
              </w:rPr>
            </w:pPr>
            <w:r>
              <w:rPr>
                <w:b/>
              </w:rPr>
              <w:t>Datos del narrador</w:t>
            </w:r>
          </w:p>
        </w:tc>
        <w:tc>
          <w:tcPr>
            <w:tcW w:w="11862" w:type="dxa"/>
            <w:gridSpan w:val="4"/>
            <w:shd w:val="clear" w:color="auto" w:fill="auto"/>
            <w:tcMar>
              <w:top w:w="100" w:type="dxa"/>
              <w:left w:w="100" w:type="dxa"/>
              <w:bottom w:w="100" w:type="dxa"/>
              <w:right w:w="100" w:type="dxa"/>
            </w:tcMar>
          </w:tcPr>
          <w:p w14:paraId="0000018C" w14:textId="77777777" w:rsidR="0095013F" w:rsidRDefault="001C5456">
            <w:pPr>
              <w:widowControl w:val="0"/>
              <w:spacing w:line="240" w:lineRule="auto"/>
              <w:rPr>
                <w:b/>
                <w:color w:val="999999"/>
              </w:rPr>
            </w:pPr>
            <w:r>
              <w:t>Joaquín Fernando Aguilar Camacho</w:t>
            </w:r>
          </w:p>
        </w:tc>
      </w:tr>
    </w:tbl>
    <w:p w14:paraId="00000190" w14:textId="77777777" w:rsidR="0095013F" w:rsidRDefault="0095013F">
      <w:pPr>
        <w:jc w:val="both"/>
        <w:rPr>
          <w:b/>
          <w:color w:val="7F7F7F"/>
        </w:rPr>
      </w:pPr>
    </w:p>
    <w:p w14:paraId="00000191" w14:textId="77777777" w:rsidR="0095013F" w:rsidRDefault="001C5456">
      <w:pPr>
        <w:spacing w:line="240" w:lineRule="auto"/>
        <w:rPr>
          <w:b/>
          <w:color w:val="000000"/>
        </w:rPr>
      </w:pPr>
      <w:r>
        <w:rPr>
          <w:b/>
          <w:color w:val="000000"/>
        </w:rPr>
        <w:t xml:space="preserve">3. Modelos de referencia para pruebas </w:t>
      </w:r>
    </w:p>
    <w:p w14:paraId="00000192" w14:textId="77777777" w:rsidR="0095013F" w:rsidRDefault="0095013F">
      <w:pPr>
        <w:jc w:val="both"/>
        <w:rPr>
          <w:b/>
          <w:color w:val="7F7F7F"/>
        </w:rPr>
      </w:pPr>
    </w:p>
    <w:tbl>
      <w:tblPr>
        <w:tblStyle w:val="afff"/>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5013F" w14:paraId="37E3ABCA" w14:textId="77777777">
        <w:trPr>
          <w:trHeight w:val="444"/>
        </w:trPr>
        <w:tc>
          <w:tcPr>
            <w:tcW w:w="13422" w:type="dxa"/>
            <w:shd w:val="clear" w:color="auto" w:fill="8DB3E2"/>
          </w:tcPr>
          <w:p w14:paraId="00000193" w14:textId="77777777" w:rsidR="0095013F" w:rsidRDefault="001C5456">
            <w:pPr>
              <w:pStyle w:val="Ttulo1"/>
              <w:jc w:val="center"/>
              <w:outlineLvl w:val="0"/>
              <w:rPr>
                <w:sz w:val="22"/>
                <w:szCs w:val="22"/>
              </w:rPr>
            </w:pPr>
            <w:r>
              <w:rPr>
                <w:sz w:val="22"/>
                <w:szCs w:val="22"/>
              </w:rPr>
              <w:t>Cuadro de texto</w:t>
            </w:r>
          </w:p>
        </w:tc>
      </w:tr>
      <w:tr w:rsidR="0095013F" w14:paraId="34423070" w14:textId="77777777">
        <w:tc>
          <w:tcPr>
            <w:tcW w:w="13422" w:type="dxa"/>
          </w:tcPr>
          <w:p w14:paraId="00000194" w14:textId="2E89F7BB" w:rsidR="0095013F" w:rsidRDefault="001C5456">
            <w:pPr>
              <w:pBdr>
                <w:top w:val="nil"/>
                <w:left w:val="nil"/>
                <w:bottom w:val="nil"/>
                <w:right w:val="nil"/>
                <w:between w:val="nil"/>
              </w:pBdr>
              <w:spacing w:after="120"/>
              <w:jc w:val="both"/>
              <w:rPr>
                <w:rFonts w:ascii="Times New Roman" w:eastAsia="Times New Roman" w:hAnsi="Times New Roman" w:cs="Times New Roman"/>
                <w:color w:val="BFBFBF"/>
                <w:sz w:val="24"/>
                <w:szCs w:val="24"/>
              </w:rPr>
            </w:pPr>
            <w:r>
              <w:rPr>
                <w:color w:val="000000"/>
              </w:rPr>
              <w:t xml:space="preserve">Los modelos de referencia para pruebas son una base fundamental para tener como guía al momento de empezar a construir un plan de pruebas, permite visualizar la metodología a implementar y </w:t>
            </w:r>
            <w:r w:rsidR="00AB392C">
              <w:rPr>
                <w:color w:val="000000"/>
              </w:rPr>
              <w:t xml:space="preserve">cómo </w:t>
            </w:r>
            <w:r>
              <w:rPr>
                <w:color w:val="000000"/>
              </w:rPr>
              <w:t xml:space="preserve">está </w:t>
            </w:r>
            <w:r w:rsidR="00AB392C">
              <w:rPr>
                <w:color w:val="000000"/>
              </w:rPr>
              <w:t xml:space="preserve">compuesto </w:t>
            </w:r>
            <w:r>
              <w:rPr>
                <w:color w:val="000000"/>
              </w:rPr>
              <w:t xml:space="preserve">cada uno de sus artefactos con el objetivo de llevar un control en cada </w:t>
            </w:r>
            <w:r w:rsidR="00AB392C">
              <w:rPr>
                <w:color w:val="000000"/>
              </w:rPr>
              <w:t xml:space="preserve">una </w:t>
            </w:r>
            <w:r>
              <w:rPr>
                <w:color w:val="000000"/>
              </w:rPr>
              <w:t xml:space="preserve">de las etapas y sus correspondientes documentos </w:t>
            </w:r>
            <w:r w:rsidR="00AB392C">
              <w:rPr>
                <w:color w:val="000000"/>
              </w:rPr>
              <w:t xml:space="preserve">diligenciados </w:t>
            </w:r>
            <w:r>
              <w:rPr>
                <w:color w:val="000000"/>
              </w:rPr>
              <w:t>como productos y/o entregables.</w:t>
            </w:r>
            <w:r>
              <w:rPr>
                <w:color w:val="000000"/>
              </w:rPr>
              <w:tab/>
            </w:r>
          </w:p>
        </w:tc>
      </w:tr>
    </w:tbl>
    <w:p w14:paraId="00000195" w14:textId="77777777" w:rsidR="0095013F" w:rsidRDefault="0095013F">
      <w:pPr>
        <w:jc w:val="both"/>
        <w:rPr>
          <w:b/>
          <w:color w:val="7F7F7F"/>
        </w:rPr>
      </w:pPr>
    </w:p>
    <w:p w14:paraId="00000196" w14:textId="77777777" w:rsidR="0095013F" w:rsidRDefault="0095013F">
      <w:pPr>
        <w:jc w:val="both"/>
        <w:rPr>
          <w:b/>
          <w:color w:val="7F7F7F"/>
        </w:rPr>
      </w:pPr>
    </w:p>
    <w:p w14:paraId="00000197" w14:textId="504A6AE8" w:rsidR="0095013F" w:rsidRDefault="001C5456">
      <w:pPr>
        <w:pBdr>
          <w:top w:val="nil"/>
          <w:left w:val="nil"/>
          <w:bottom w:val="nil"/>
          <w:right w:val="nil"/>
          <w:between w:val="nil"/>
        </w:pBdr>
        <w:spacing w:after="120" w:line="240" w:lineRule="auto"/>
        <w:rPr>
          <w:b/>
          <w:color w:val="000000"/>
        </w:rPr>
      </w:pPr>
      <w:r>
        <w:rPr>
          <w:b/>
          <w:color w:val="000000"/>
        </w:rPr>
        <w:t xml:space="preserve">Pruebas de </w:t>
      </w:r>
      <w:r w:rsidR="002C1226" w:rsidRPr="002C1226">
        <w:rPr>
          <w:b/>
          <w:i/>
          <w:iCs/>
          <w:color w:val="000000"/>
        </w:rPr>
        <w:t>software</w:t>
      </w:r>
      <w:r>
        <w:rPr>
          <w:b/>
          <w:color w:val="000000"/>
        </w:rPr>
        <w:t xml:space="preserve"> basadas en modelos</w:t>
      </w:r>
    </w:p>
    <w:tbl>
      <w:tblPr>
        <w:tblStyle w:val="afff0"/>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9"/>
        <w:gridCol w:w="5037"/>
        <w:gridCol w:w="6806"/>
      </w:tblGrid>
      <w:tr w:rsidR="0095013F" w14:paraId="6A48FA2C" w14:textId="77777777">
        <w:trPr>
          <w:trHeight w:val="460"/>
        </w:trPr>
        <w:tc>
          <w:tcPr>
            <w:tcW w:w="1569" w:type="dxa"/>
            <w:shd w:val="clear" w:color="auto" w:fill="C9DAF8"/>
            <w:tcMar>
              <w:top w:w="100" w:type="dxa"/>
              <w:left w:w="100" w:type="dxa"/>
              <w:bottom w:w="100" w:type="dxa"/>
              <w:right w:w="100" w:type="dxa"/>
            </w:tcMar>
          </w:tcPr>
          <w:p w14:paraId="00000198" w14:textId="77777777" w:rsidR="0095013F" w:rsidRDefault="001C5456">
            <w:pPr>
              <w:widowControl w:val="0"/>
              <w:spacing w:line="240" w:lineRule="auto"/>
              <w:jc w:val="center"/>
              <w:rPr>
                <w:b/>
              </w:rPr>
            </w:pPr>
            <w:r>
              <w:rPr>
                <w:b/>
              </w:rPr>
              <w:t>Tipo de recurso</w:t>
            </w:r>
          </w:p>
        </w:tc>
        <w:tc>
          <w:tcPr>
            <w:tcW w:w="11843" w:type="dxa"/>
            <w:gridSpan w:val="2"/>
            <w:shd w:val="clear" w:color="auto" w:fill="C9DAF8"/>
            <w:tcMar>
              <w:top w:w="100" w:type="dxa"/>
              <w:left w:w="100" w:type="dxa"/>
              <w:bottom w:w="100" w:type="dxa"/>
              <w:right w:w="100" w:type="dxa"/>
            </w:tcMar>
          </w:tcPr>
          <w:p w14:paraId="00000199" w14:textId="77777777" w:rsidR="0095013F" w:rsidRDefault="001C5456">
            <w:pPr>
              <w:pStyle w:val="Ttulo"/>
              <w:widowControl w:val="0"/>
              <w:spacing w:line="240" w:lineRule="auto"/>
              <w:jc w:val="center"/>
              <w:rPr>
                <w:sz w:val="22"/>
                <w:szCs w:val="22"/>
              </w:rPr>
            </w:pPr>
            <w:bookmarkStart w:id="12" w:name="_heading=h.17dp8vu" w:colFirst="0" w:colLast="0"/>
            <w:bookmarkEnd w:id="12"/>
            <w:r>
              <w:rPr>
                <w:sz w:val="22"/>
                <w:szCs w:val="22"/>
              </w:rPr>
              <w:t>Infografía interactiva Punto caliente</w:t>
            </w:r>
          </w:p>
        </w:tc>
      </w:tr>
      <w:tr w:rsidR="0095013F" w14:paraId="618C4F64" w14:textId="77777777">
        <w:trPr>
          <w:trHeight w:val="420"/>
        </w:trPr>
        <w:tc>
          <w:tcPr>
            <w:tcW w:w="1569" w:type="dxa"/>
            <w:shd w:val="clear" w:color="auto" w:fill="auto"/>
            <w:tcMar>
              <w:top w:w="100" w:type="dxa"/>
              <w:left w:w="100" w:type="dxa"/>
              <w:bottom w:w="100" w:type="dxa"/>
              <w:right w:w="100" w:type="dxa"/>
            </w:tcMar>
          </w:tcPr>
          <w:p w14:paraId="0000019B" w14:textId="77777777" w:rsidR="0095013F" w:rsidRDefault="001C5456">
            <w:pPr>
              <w:widowControl w:val="0"/>
              <w:spacing w:line="240" w:lineRule="auto"/>
              <w:rPr>
                <w:b/>
              </w:rPr>
            </w:pPr>
            <w:r>
              <w:rPr>
                <w:b/>
              </w:rPr>
              <w:t>Texto introductorio</w:t>
            </w:r>
          </w:p>
        </w:tc>
        <w:tc>
          <w:tcPr>
            <w:tcW w:w="11843" w:type="dxa"/>
            <w:gridSpan w:val="2"/>
            <w:shd w:val="clear" w:color="auto" w:fill="auto"/>
            <w:tcMar>
              <w:top w:w="100" w:type="dxa"/>
              <w:left w:w="100" w:type="dxa"/>
              <w:bottom w:w="100" w:type="dxa"/>
              <w:right w:w="100" w:type="dxa"/>
            </w:tcMar>
          </w:tcPr>
          <w:p w14:paraId="0000019C" w14:textId="51F4175A" w:rsidR="0095013F" w:rsidRDefault="001C5456">
            <w:r>
              <w:t xml:space="preserve">A continuación, se presenta información sobre las pruebas de </w:t>
            </w:r>
            <w:r w:rsidR="002C1226" w:rsidRPr="002C1226">
              <w:rPr>
                <w:i/>
                <w:iCs/>
              </w:rPr>
              <w:t>software</w:t>
            </w:r>
            <w:r>
              <w:t xml:space="preserve"> como concepto, características, ventajas y modelos.</w:t>
            </w:r>
          </w:p>
          <w:p w14:paraId="0000019D" w14:textId="77777777" w:rsidR="0095013F" w:rsidRDefault="001C5456">
            <w:pPr>
              <w:widowControl w:val="0"/>
              <w:spacing w:line="240" w:lineRule="auto"/>
              <w:rPr>
                <w:color w:val="666666"/>
              </w:rPr>
            </w:pPr>
            <w:r>
              <w:rPr>
                <w:noProof/>
              </w:rPr>
              <mc:AlternateContent>
                <mc:Choice Requires="wps">
                  <w:drawing>
                    <wp:anchor distT="0" distB="0" distL="114300" distR="114300" simplePos="0" relativeHeight="251658240" behindDoc="0" locked="0" layoutInCell="1" hidden="0" allowOverlap="1" wp14:anchorId="75DE73FC" wp14:editId="72146F9F">
                      <wp:simplePos x="0" y="0"/>
                      <wp:positionH relativeFrom="column">
                        <wp:posOffset>1485900</wp:posOffset>
                      </wp:positionH>
                      <wp:positionV relativeFrom="paragraph">
                        <wp:posOffset>304800</wp:posOffset>
                      </wp:positionV>
                      <wp:extent cx="3514725" cy="333375"/>
                      <wp:effectExtent l="0" t="0" r="0" b="0"/>
                      <wp:wrapNone/>
                      <wp:docPr id="234" name="Rectángulo 234"/>
                      <wp:cNvGraphicFramePr/>
                      <a:graphic xmlns:a="http://schemas.openxmlformats.org/drawingml/2006/main">
                        <a:graphicData uri="http://schemas.microsoft.com/office/word/2010/wordprocessingShape">
                          <wps:wsp>
                            <wps:cNvSpPr/>
                            <wps:spPr>
                              <a:xfrm>
                                <a:off x="3593400" y="3618075"/>
                                <a:ext cx="3505200" cy="323850"/>
                              </a:xfrm>
                              <a:prstGeom prst="rect">
                                <a:avLst/>
                              </a:prstGeom>
                              <a:noFill/>
                              <a:ln>
                                <a:noFill/>
                              </a:ln>
                            </wps:spPr>
                            <wps:txbx>
                              <w:txbxContent>
                                <w:p w14:paraId="69773E56" w14:textId="7EDBAE39" w:rsidR="004F52FD" w:rsidRDefault="004F52FD">
                                  <w:pPr>
                                    <w:spacing w:line="275" w:lineRule="auto"/>
                                    <w:textDirection w:val="btLr"/>
                                  </w:pPr>
                                  <w:r>
                                    <w:rPr>
                                      <w:b/>
                                      <w:color w:val="666666"/>
                                    </w:rPr>
                                    <w:t xml:space="preserve">Pruebas de </w:t>
                                  </w:r>
                                  <w:r w:rsidR="002C1226" w:rsidRPr="002C1226">
                                    <w:rPr>
                                      <w:b/>
                                      <w:i/>
                                      <w:iCs/>
                                      <w:color w:val="666666"/>
                                    </w:rPr>
                                    <w:t>software</w:t>
                                  </w:r>
                                  <w:r>
                                    <w:rPr>
                                      <w:b/>
                                      <w:color w:val="666666"/>
                                    </w:rPr>
                                    <w:t xml:space="preserve"> basadas en modelos</w:t>
                                  </w:r>
                                </w:p>
                                <w:p w14:paraId="1E9F54FE" w14:textId="77777777" w:rsidR="004F52FD" w:rsidRDefault="004F52FD">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75DE73FC" id="Rectángulo 234" o:spid="_x0000_s1027" style="position:absolute;margin-left:117pt;margin-top:24pt;width:276.75pt;height:26.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" filled="f" stroked="f">
                      <v:textbox inset="2.53958mm,1.2694mm,2.53958mm,1.2694mm">
                        <w:txbxContent>
                          <w:p w14:paraId="69773E56" w14:textId="7EDBAE39" w:rsidR="004F52FD" w:rsidRDefault="004F52FD">
                            <w:pPr>
                              <w:spacing w:line="275" w:lineRule="auto"/>
                              <w:textDirection w:val="btLr"/>
                            </w:pPr>
                            <w:r>
                              <w:rPr>
                                <w:b/>
                                <w:color w:val="666666"/>
                              </w:rPr>
                              <w:t xml:space="preserve">Pruebas de </w:t>
                            </w:r>
                            <w:r w:rsidR="002C1226" w:rsidRPr="002C1226">
                              <w:rPr>
                                <w:b/>
                                <w:i/>
                                <w:iCs/>
                                <w:color w:val="666666"/>
                              </w:rPr>
                              <w:t>software</w:t>
                            </w:r>
                            <w:r>
                              <w:rPr>
                                <w:b/>
                                <w:color w:val="666666"/>
                              </w:rPr>
                              <w:t xml:space="preserve"> basadas en modelos</w:t>
                            </w:r>
                          </w:p>
                          <w:p w14:paraId="1E9F54FE" w14:textId="77777777" w:rsidR="004F52FD" w:rsidRDefault="004F52FD">
                            <w:pPr>
                              <w:spacing w:line="275" w:lineRule="auto"/>
                              <w:textDirection w:val="btLr"/>
                            </w:pPr>
                          </w:p>
                        </w:txbxContent>
                      </v:textbox>
                    </v:rect>
                  </w:pict>
                </mc:Fallback>
              </mc:AlternateContent>
            </w:r>
          </w:p>
        </w:tc>
      </w:tr>
      <w:tr w:rsidR="0095013F" w14:paraId="6566BC56" w14:textId="77777777">
        <w:trPr>
          <w:trHeight w:val="420"/>
        </w:trPr>
        <w:tc>
          <w:tcPr>
            <w:tcW w:w="13412" w:type="dxa"/>
            <w:gridSpan w:val="3"/>
            <w:shd w:val="clear" w:color="auto" w:fill="auto"/>
            <w:tcMar>
              <w:top w:w="100" w:type="dxa"/>
              <w:left w:w="100" w:type="dxa"/>
              <w:bottom w:w="100" w:type="dxa"/>
              <w:right w:w="100" w:type="dxa"/>
            </w:tcMar>
          </w:tcPr>
          <w:p w14:paraId="0000019F" w14:textId="77777777" w:rsidR="0095013F" w:rsidRDefault="001C5456">
            <w:pPr>
              <w:widowControl w:val="0"/>
              <w:spacing w:line="240" w:lineRule="auto"/>
              <w:jc w:val="center"/>
            </w:pPr>
            <w:r>
              <w:rPr>
                <w:noProof/>
              </w:rPr>
              <w:lastRenderedPageBreak/>
              <mc:AlternateContent>
                <mc:Choice Requires="wpg">
                  <w:drawing>
                    <wp:inline distT="0" distB="0" distL="0" distR="0" wp14:anchorId="150B2851" wp14:editId="68166126">
                      <wp:extent cx="5057775" cy="790575"/>
                      <wp:effectExtent l="0" t="0" r="0" b="0"/>
                      <wp:docPr id="236" name="Grupo 236"/>
                      <wp:cNvGraphicFramePr/>
                      <a:graphic xmlns:a="http://schemas.openxmlformats.org/drawingml/2006/main">
                        <a:graphicData uri="http://schemas.microsoft.com/office/word/2010/wordprocessingGroup">
                          <wpg:wgp>
                            <wpg:cNvGrpSpPr/>
                            <wpg:grpSpPr>
                              <a:xfrm>
                                <a:off x="0" y="0"/>
                                <a:ext cx="5057775" cy="790575"/>
                                <a:chOff x="0" y="0"/>
                                <a:chExt cx="5068150" cy="790575"/>
                              </a:xfrm>
                            </wpg:grpSpPr>
                            <wpg:grpSp>
                              <wpg:cNvPr id="1" name="Grupo 1"/>
                              <wpg:cNvGrpSpPr/>
                              <wpg:grpSpPr>
                                <a:xfrm>
                                  <a:off x="0" y="0"/>
                                  <a:ext cx="5057775" cy="790575"/>
                                  <a:chOff x="0" y="0"/>
                                  <a:chExt cx="5057775" cy="790575"/>
                                </a:xfrm>
                              </wpg:grpSpPr>
                              <wps:wsp>
                                <wps:cNvPr id="2" name="Rectángulo 2"/>
                                <wps:cNvSpPr/>
                                <wps:spPr>
                                  <a:xfrm>
                                    <a:off x="0" y="0"/>
                                    <a:ext cx="5057775" cy="790575"/>
                                  </a:xfrm>
                                  <a:prstGeom prst="rect">
                                    <a:avLst/>
                                  </a:prstGeom>
                                  <a:noFill/>
                                  <a:ln>
                                    <a:noFill/>
                                  </a:ln>
                                </wps:spPr>
                                <wps:txbx>
                                  <w:txbxContent>
                                    <w:p w14:paraId="49A09708"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3" name="Flecha: cheurón 3"/>
                                <wps:cNvSpPr/>
                                <wps:spPr>
                                  <a:xfrm>
                                    <a:off x="2346" y="122147"/>
                                    <a:ext cx="1365698" cy="546279"/>
                                  </a:xfrm>
                                  <a:prstGeom prst="chevron">
                                    <a:avLst>
                                      <a:gd name="adj" fmla="val 50000"/>
                                    </a:avLst>
                                  </a:prstGeom>
                                  <a:solidFill>
                                    <a:srgbClr val="76923C"/>
                                  </a:solidFill>
                                  <a:ln w="25400" cap="flat" cmpd="sng">
                                    <a:solidFill>
                                      <a:schemeClr val="lt1"/>
                                    </a:solidFill>
                                    <a:prstDash val="solid"/>
                                    <a:round/>
                                    <a:headEnd type="none" w="sm" len="sm"/>
                                    <a:tailEnd type="none" w="sm" len="sm"/>
                                  </a:ln>
                                </wps:spPr>
                                <wps:txbx>
                                  <w:txbxContent>
                                    <w:p w14:paraId="7DD699BF"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4" name="Cuadro de texto 4"/>
                                <wps:cNvSpPr txBox="1"/>
                                <wps:spPr>
                                  <a:xfrm>
                                    <a:off x="275486" y="122147"/>
                                    <a:ext cx="819419" cy="546279"/>
                                  </a:xfrm>
                                  <a:prstGeom prst="rect">
                                    <a:avLst/>
                                  </a:prstGeom>
                                  <a:noFill/>
                                  <a:ln>
                                    <a:noFill/>
                                  </a:ln>
                                </wps:spPr>
                                <wps:txbx>
                                  <w:txbxContent>
                                    <w:p w14:paraId="091095AA" w14:textId="77777777" w:rsidR="004F52FD" w:rsidRDefault="004F52FD">
                                      <w:pPr>
                                        <w:spacing w:line="215" w:lineRule="auto"/>
                                        <w:jc w:val="center"/>
                                        <w:textDirection w:val="btLr"/>
                                      </w:pPr>
                                      <w:r>
                                        <w:rPr>
                                          <w:rFonts w:ascii="Cambria" w:eastAsia="Cambria" w:hAnsi="Cambria" w:cs="Cambria"/>
                                          <w:color w:val="000000"/>
                                          <w:sz w:val="18"/>
                                        </w:rPr>
                                        <w:t>Concepto</w:t>
                                      </w:r>
                                    </w:p>
                                  </w:txbxContent>
                                </wps:txbx>
                                <wps:bodyPr spcFirstLastPara="1" wrap="square" lIns="36000" tIns="12000" rIns="12000" bIns="12000" anchor="ctr" anchorCtr="0">
                                  <a:noAutofit/>
                                </wps:bodyPr>
                              </wps:wsp>
                              <wps:wsp>
                                <wps:cNvPr id="5" name="Flecha: cheurón 5"/>
                                <wps:cNvSpPr/>
                                <wps:spPr>
                                  <a:xfrm>
                                    <a:off x="1231474" y="122147"/>
                                    <a:ext cx="1365698" cy="546279"/>
                                  </a:xfrm>
                                  <a:prstGeom prst="chevron">
                                    <a:avLst>
                                      <a:gd name="adj" fmla="val 50000"/>
                                    </a:avLst>
                                  </a:prstGeom>
                                  <a:solidFill>
                                    <a:srgbClr val="31859B"/>
                                  </a:solidFill>
                                  <a:ln w="25400" cap="flat" cmpd="sng">
                                    <a:solidFill>
                                      <a:schemeClr val="lt1"/>
                                    </a:solidFill>
                                    <a:prstDash val="solid"/>
                                    <a:round/>
                                    <a:headEnd type="none" w="sm" len="sm"/>
                                    <a:tailEnd type="none" w="sm" len="sm"/>
                                  </a:ln>
                                </wps:spPr>
                                <wps:txbx>
                                  <w:txbxContent>
                                    <w:p w14:paraId="15703A63"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6" name="Cuadro de texto 6"/>
                                <wps:cNvSpPr txBox="1"/>
                                <wps:spPr>
                                  <a:xfrm>
                                    <a:off x="1504614" y="122147"/>
                                    <a:ext cx="819419" cy="546279"/>
                                  </a:xfrm>
                                  <a:prstGeom prst="rect">
                                    <a:avLst/>
                                  </a:prstGeom>
                                  <a:noFill/>
                                  <a:ln>
                                    <a:noFill/>
                                  </a:ln>
                                </wps:spPr>
                                <wps:txbx>
                                  <w:txbxContent>
                                    <w:p w14:paraId="5C773E96" w14:textId="77777777" w:rsidR="004F52FD" w:rsidRDefault="004F52FD">
                                      <w:pPr>
                                        <w:spacing w:line="215" w:lineRule="auto"/>
                                        <w:jc w:val="center"/>
                                        <w:textDirection w:val="btLr"/>
                                      </w:pPr>
                                      <w:r>
                                        <w:rPr>
                                          <w:rFonts w:ascii="Cambria" w:eastAsia="Cambria" w:hAnsi="Cambria" w:cs="Cambria"/>
                                          <w:color w:val="000000"/>
                                          <w:sz w:val="18"/>
                                        </w:rPr>
                                        <w:t>Características</w:t>
                                      </w:r>
                                    </w:p>
                                  </w:txbxContent>
                                </wps:txbx>
                                <wps:bodyPr spcFirstLastPara="1" wrap="square" lIns="36000" tIns="12000" rIns="12000" bIns="12000" anchor="ctr" anchorCtr="0">
                                  <a:noAutofit/>
                                </wps:bodyPr>
                              </wps:wsp>
                              <wps:wsp>
                                <wps:cNvPr id="7" name="Flecha: cheurón 7"/>
                                <wps:cNvSpPr/>
                                <wps:spPr>
                                  <a:xfrm>
                                    <a:off x="2460602" y="122147"/>
                                    <a:ext cx="1365698" cy="546279"/>
                                  </a:xfrm>
                                  <a:prstGeom prst="chevron">
                                    <a:avLst>
                                      <a:gd name="adj" fmla="val 50000"/>
                                    </a:avLst>
                                  </a:prstGeom>
                                  <a:solidFill>
                                    <a:srgbClr val="953734"/>
                                  </a:solidFill>
                                  <a:ln w="25400" cap="flat" cmpd="sng">
                                    <a:solidFill>
                                      <a:schemeClr val="lt1"/>
                                    </a:solidFill>
                                    <a:prstDash val="solid"/>
                                    <a:round/>
                                    <a:headEnd type="none" w="sm" len="sm"/>
                                    <a:tailEnd type="none" w="sm" len="sm"/>
                                  </a:ln>
                                </wps:spPr>
                                <wps:txbx>
                                  <w:txbxContent>
                                    <w:p w14:paraId="5EA86AC8"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8" name="Cuadro de texto 8"/>
                                <wps:cNvSpPr txBox="1"/>
                                <wps:spPr>
                                  <a:xfrm>
                                    <a:off x="2733742" y="122147"/>
                                    <a:ext cx="819419" cy="546279"/>
                                  </a:xfrm>
                                  <a:prstGeom prst="rect">
                                    <a:avLst/>
                                  </a:prstGeom>
                                  <a:noFill/>
                                  <a:ln>
                                    <a:noFill/>
                                  </a:ln>
                                </wps:spPr>
                                <wps:txbx>
                                  <w:txbxContent>
                                    <w:p w14:paraId="0BE9F6DE" w14:textId="77777777" w:rsidR="004F52FD" w:rsidRDefault="004F52FD">
                                      <w:pPr>
                                        <w:spacing w:line="215" w:lineRule="auto"/>
                                        <w:jc w:val="center"/>
                                        <w:textDirection w:val="btLr"/>
                                      </w:pPr>
                                      <w:r>
                                        <w:rPr>
                                          <w:rFonts w:ascii="Cambria" w:eastAsia="Cambria" w:hAnsi="Cambria" w:cs="Cambria"/>
                                          <w:color w:val="000000"/>
                                          <w:sz w:val="18"/>
                                        </w:rPr>
                                        <w:t>Ventajas</w:t>
                                      </w:r>
                                    </w:p>
                                  </w:txbxContent>
                                </wps:txbx>
                                <wps:bodyPr spcFirstLastPara="1" wrap="square" lIns="36000" tIns="12000" rIns="12000" bIns="12000" anchor="ctr" anchorCtr="0">
                                  <a:noAutofit/>
                                </wps:bodyPr>
                              </wps:wsp>
                              <wps:wsp>
                                <wps:cNvPr id="9" name="Flecha: cheurón 9"/>
                                <wps:cNvSpPr/>
                                <wps:spPr>
                                  <a:xfrm>
                                    <a:off x="3689730" y="122147"/>
                                    <a:ext cx="1365698" cy="546279"/>
                                  </a:xfrm>
                                  <a:prstGeom prst="chevron">
                                    <a:avLst>
                                      <a:gd name="adj" fmla="val 50000"/>
                                    </a:avLst>
                                  </a:prstGeom>
                                  <a:solidFill>
                                    <a:srgbClr val="595959"/>
                                  </a:solidFill>
                                  <a:ln w="25400" cap="flat" cmpd="sng">
                                    <a:solidFill>
                                      <a:schemeClr val="lt1"/>
                                    </a:solidFill>
                                    <a:prstDash val="solid"/>
                                    <a:round/>
                                    <a:headEnd type="none" w="sm" len="sm"/>
                                    <a:tailEnd type="none" w="sm" len="sm"/>
                                  </a:ln>
                                </wps:spPr>
                                <wps:txbx>
                                  <w:txbxContent>
                                    <w:p w14:paraId="38452A3D"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10" name="Cuadro de texto 10"/>
                                <wps:cNvSpPr txBox="1"/>
                                <wps:spPr>
                                  <a:xfrm>
                                    <a:off x="3962870" y="122147"/>
                                    <a:ext cx="819419" cy="546279"/>
                                  </a:xfrm>
                                  <a:prstGeom prst="rect">
                                    <a:avLst/>
                                  </a:prstGeom>
                                  <a:noFill/>
                                  <a:ln>
                                    <a:noFill/>
                                  </a:ln>
                                </wps:spPr>
                                <wps:txbx>
                                  <w:txbxContent>
                                    <w:p w14:paraId="32F7BEFD" w14:textId="77777777" w:rsidR="004F52FD" w:rsidRDefault="004F52FD">
                                      <w:pPr>
                                        <w:spacing w:line="215" w:lineRule="auto"/>
                                        <w:jc w:val="center"/>
                                        <w:textDirection w:val="btLr"/>
                                      </w:pPr>
                                      <w:r>
                                        <w:rPr>
                                          <w:rFonts w:ascii="Cambria" w:eastAsia="Cambria" w:hAnsi="Cambria" w:cs="Cambria"/>
                                          <w:color w:val="000000"/>
                                          <w:sz w:val="18"/>
                                        </w:rPr>
                                        <w:t>Modelos</w:t>
                                      </w:r>
                                    </w:p>
                                  </w:txbxContent>
                                </wps:txbx>
                                <wps:bodyPr spcFirstLastPara="1" wrap="square" lIns="36000" tIns="12000" rIns="12000" bIns="12000" anchor="ctr" anchorCtr="0">
                                  <a:noAutofit/>
                                </wps:bodyPr>
                              </wps:wsp>
                            </wpg:grpSp>
                          </wpg:wgp>
                        </a:graphicData>
                      </a:graphic>
                    </wp:inline>
                  </w:drawing>
                </mc:Choice>
                <mc:Fallback>
                  <w:pict>
                    <v:group w14:anchorId="150B2851" id="Grupo 236" o:spid="_x0000_s1028" style="width:398.25pt;height:62.25pt;mso-position-horizontal-relative:char;mso-position-vertical-relative:line" coordsize="50681,7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">
                      <v:group id="Grupo 1" o:spid="_x0000_s1029" style="position:absolute;width:50577;height:7905" coordsize="50577,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30" style="position:absolute;width:50577;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9A09708" w14:textId="77777777" w:rsidR="004F52FD" w:rsidRDefault="004F52FD">
                                <w:pPr>
                                  <w:spacing w:line="240" w:lineRule="auto"/>
                                  <w:textDirection w:val="btLr"/>
                                </w:pPr>
                              </w:p>
                            </w:txbxContent>
                          </v:textbox>
                        </v: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3" o:spid="_x0000_s1031" type="#_x0000_t55" style="position:absolute;left:23;top:1221;width:13657;height:5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" adj="17280" fillcolor="#76923c" strokecolor="white [3201]" strokeweight="2pt">
                          <v:stroke startarrowwidth="narrow" startarrowlength="short" endarrowwidth="narrow" endarrowlength="short" joinstyle="round"/>
                          <v:textbox inset="2.53958mm,2.53958mm,2.53958mm,2.53958mm">
                            <w:txbxContent>
                              <w:p w14:paraId="7DD699BF" w14:textId="77777777" w:rsidR="004F52FD" w:rsidRDefault="004F52FD">
                                <w:pPr>
                                  <w:spacing w:line="240" w:lineRule="auto"/>
                                  <w:textDirection w:val="btLr"/>
                                </w:pPr>
                              </w:p>
                            </w:txbxContent>
                          </v:textbox>
                        </v:shape>
                        <v:shapetype id="_x0000_t202" coordsize="21600,21600" o:spt="202" path="m,l,21600r21600,l21600,xe">
                          <v:stroke joinstyle="miter"/>
                          <v:path gradientshapeok="t" o:connecttype="rect"/>
                        </v:shapetype>
                        <v:shape id="Cuadro de texto 4" o:spid="_x0000_s1032" type="#_x0000_t202" style="position:absolute;left:2754;top:1221;width:8195;height:5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" filled="f" stroked="f">
                          <v:textbox inset="1mm,.33333mm,.33333mm,.33333mm">
                            <w:txbxContent>
                              <w:p w14:paraId="091095AA" w14:textId="77777777" w:rsidR="004F52FD" w:rsidRDefault="004F52FD">
                                <w:pPr>
                                  <w:spacing w:line="215" w:lineRule="auto"/>
                                  <w:jc w:val="center"/>
                                  <w:textDirection w:val="btLr"/>
                                </w:pPr>
                                <w:r>
                                  <w:rPr>
                                    <w:rFonts w:ascii="Cambria" w:eastAsia="Cambria" w:hAnsi="Cambria" w:cs="Cambria"/>
                                    <w:color w:val="000000"/>
                                    <w:sz w:val="18"/>
                                  </w:rPr>
                                  <w:t>Concepto</w:t>
                                </w:r>
                              </w:p>
                            </w:txbxContent>
                          </v:textbox>
                        </v:shape>
                        <v:shape id="Flecha: cheurón 5" o:spid="_x0000_s1033" type="#_x0000_t55" style="position:absolute;left:12314;top:1221;width:13657;height:5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" adj="17280" fillcolor="#31859b" strokecolor="white [3201]" strokeweight="2pt">
                          <v:stroke startarrowwidth="narrow" startarrowlength="short" endarrowwidth="narrow" endarrowlength="short" joinstyle="round"/>
                          <v:textbox inset="2.53958mm,2.53958mm,2.53958mm,2.53958mm">
                            <w:txbxContent>
                              <w:p w14:paraId="15703A63" w14:textId="77777777" w:rsidR="004F52FD" w:rsidRDefault="004F52FD">
                                <w:pPr>
                                  <w:spacing w:line="240" w:lineRule="auto"/>
                                  <w:textDirection w:val="btLr"/>
                                </w:pPr>
                              </w:p>
                            </w:txbxContent>
                          </v:textbox>
                        </v:shape>
                        <v:shape id="Cuadro de texto 6" o:spid="_x0000_s1034" type="#_x0000_t202" style="position:absolute;left:15046;top:1221;width:8194;height:5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" filled="f" stroked="f">
                          <v:textbox inset="1mm,.33333mm,.33333mm,.33333mm">
                            <w:txbxContent>
                              <w:p w14:paraId="5C773E96" w14:textId="77777777" w:rsidR="004F52FD" w:rsidRDefault="004F52FD">
                                <w:pPr>
                                  <w:spacing w:line="215" w:lineRule="auto"/>
                                  <w:jc w:val="center"/>
                                  <w:textDirection w:val="btLr"/>
                                </w:pPr>
                                <w:r>
                                  <w:rPr>
                                    <w:rFonts w:ascii="Cambria" w:eastAsia="Cambria" w:hAnsi="Cambria" w:cs="Cambria"/>
                                    <w:color w:val="000000"/>
                                    <w:sz w:val="18"/>
                                  </w:rPr>
                                  <w:t>Características</w:t>
                                </w:r>
                              </w:p>
                            </w:txbxContent>
                          </v:textbox>
                        </v:shape>
                        <v:shape id="Flecha: cheurón 7" o:spid="_x0000_s1035" type="#_x0000_t55" style="position:absolute;left:24606;top:1221;width:13657;height:5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" adj="17280" fillcolor="#953734" strokecolor="white [3201]" strokeweight="2pt">
                          <v:stroke startarrowwidth="narrow" startarrowlength="short" endarrowwidth="narrow" endarrowlength="short" joinstyle="round"/>
                          <v:textbox inset="2.53958mm,2.53958mm,2.53958mm,2.53958mm">
                            <w:txbxContent>
                              <w:p w14:paraId="5EA86AC8" w14:textId="77777777" w:rsidR="004F52FD" w:rsidRDefault="004F52FD">
                                <w:pPr>
                                  <w:spacing w:line="240" w:lineRule="auto"/>
                                  <w:textDirection w:val="btLr"/>
                                </w:pPr>
                              </w:p>
                            </w:txbxContent>
                          </v:textbox>
                        </v:shape>
                        <v:shape id="Cuadro de texto 8" o:spid="_x0000_s1036" type="#_x0000_t202" style="position:absolute;left:27337;top:1221;width:8194;height:5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" filled="f" stroked="f">
                          <v:textbox inset="1mm,.33333mm,.33333mm,.33333mm">
                            <w:txbxContent>
                              <w:p w14:paraId="0BE9F6DE" w14:textId="77777777" w:rsidR="004F52FD" w:rsidRDefault="004F52FD">
                                <w:pPr>
                                  <w:spacing w:line="215" w:lineRule="auto"/>
                                  <w:jc w:val="center"/>
                                  <w:textDirection w:val="btLr"/>
                                </w:pPr>
                                <w:r>
                                  <w:rPr>
                                    <w:rFonts w:ascii="Cambria" w:eastAsia="Cambria" w:hAnsi="Cambria" w:cs="Cambria"/>
                                    <w:color w:val="000000"/>
                                    <w:sz w:val="18"/>
                                  </w:rPr>
                                  <w:t>Ventajas</w:t>
                                </w:r>
                              </w:p>
                            </w:txbxContent>
                          </v:textbox>
                        </v:shape>
                        <v:shape id="Flecha: cheurón 9" o:spid="_x0000_s1037" type="#_x0000_t55" style="position:absolute;left:36897;top:1221;width:13657;height:5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" adj="17280" fillcolor="#595959" strokecolor="white [3201]" strokeweight="2pt">
                          <v:stroke startarrowwidth="narrow" startarrowlength="short" endarrowwidth="narrow" endarrowlength="short" joinstyle="round"/>
                          <v:textbox inset="2.53958mm,2.53958mm,2.53958mm,2.53958mm">
                            <w:txbxContent>
                              <w:p w14:paraId="38452A3D" w14:textId="77777777" w:rsidR="004F52FD" w:rsidRDefault="004F52FD">
                                <w:pPr>
                                  <w:spacing w:line="240" w:lineRule="auto"/>
                                  <w:textDirection w:val="btLr"/>
                                </w:pPr>
                              </w:p>
                            </w:txbxContent>
                          </v:textbox>
                        </v:shape>
                        <v:shape id="Cuadro de texto 10" o:spid="_x0000_s1038" type="#_x0000_t202" style="position:absolute;left:39628;top:1221;width:8194;height:5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" filled="f" stroked="f">
                          <v:textbox inset="1mm,.33333mm,.33333mm,.33333mm">
                            <w:txbxContent>
                              <w:p w14:paraId="32F7BEFD" w14:textId="77777777" w:rsidR="004F52FD" w:rsidRDefault="004F52FD">
                                <w:pPr>
                                  <w:spacing w:line="215" w:lineRule="auto"/>
                                  <w:jc w:val="center"/>
                                  <w:textDirection w:val="btLr"/>
                                </w:pPr>
                                <w:r>
                                  <w:rPr>
                                    <w:rFonts w:ascii="Cambria" w:eastAsia="Cambria" w:hAnsi="Cambria" w:cs="Cambria"/>
                                    <w:color w:val="000000"/>
                                    <w:sz w:val="18"/>
                                  </w:rPr>
                                  <w:t>Modelos</w:t>
                                </w:r>
                              </w:p>
                            </w:txbxContent>
                          </v:textbox>
                        </v:shape>
                      </v:group>
                      <w10:anchorlock/>
                    </v:group>
                  </w:pict>
                </mc:Fallback>
              </mc:AlternateContent>
            </w:r>
          </w:p>
        </w:tc>
      </w:tr>
      <w:tr w:rsidR="0095013F" w14:paraId="31541393" w14:textId="77777777">
        <w:trPr>
          <w:trHeight w:val="420"/>
        </w:trPr>
        <w:tc>
          <w:tcPr>
            <w:tcW w:w="1569" w:type="dxa"/>
            <w:shd w:val="clear" w:color="auto" w:fill="auto"/>
            <w:tcMar>
              <w:top w:w="100" w:type="dxa"/>
              <w:left w:w="100" w:type="dxa"/>
              <w:bottom w:w="100" w:type="dxa"/>
              <w:right w:w="100" w:type="dxa"/>
            </w:tcMar>
          </w:tcPr>
          <w:p w14:paraId="000001A2" w14:textId="77777777" w:rsidR="0095013F" w:rsidRDefault="001C5456">
            <w:pPr>
              <w:widowControl w:val="0"/>
              <w:spacing w:line="240" w:lineRule="auto"/>
              <w:rPr>
                <w:b/>
              </w:rPr>
            </w:pPr>
            <w:r>
              <w:rPr>
                <w:b/>
              </w:rPr>
              <w:t>Código de la imagen</w:t>
            </w:r>
          </w:p>
        </w:tc>
        <w:tc>
          <w:tcPr>
            <w:tcW w:w="11843" w:type="dxa"/>
            <w:gridSpan w:val="2"/>
            <w:shd w:val="clear" w:color="auto" w:fill="auto"/>
            <w:tcMar>
              <w:top w:w="100" w:type="dxa"/>
              <w:left w:w="100" w:type="dxa"/>
              <w:bottom w:w="100" w:type="dxa"/>
              <w:right w:w="100" w:type="dxa"/>
            </w:tcMar>
          </w:tcPr>
          <w:p w14:paraId="000001A3" w14:textId="77777777" w:rsidR="0095013F" w:rsidRDefault="001C5456">
            <w:pPr>
              <w:widowControl w:val="0"/>
              <w:spacing w:line="240" w:lineRule="auto"/>
            </w:pPr>
            <w:r>
              <w:rPr>
                <w:b/>
              </w:rPr>
              <w:t xml:space="preserve">Imagen </w:t>
            </w:r>
            <w:r>
              <w:t>228130_i24</w:t>
            </w:r>
          </w:p>
        </w:tc>
      </w:tr>
      <w:tr w:rsidR="0095013F" w14:paraId="017FAA33" w14:textId="77777777">
        <w:tc>
          <w:tcPr>
            <w:tcW w:w="1569" w:type="dxa"/>
            <w:shd w:val="clear" w:color="auto" w:fill="auto"/>
            <w:tcMar>
              <w:top w:w="100" w:type="dxa"/>
              <w:left w:w="100" w:type="dxa"/>
              <w:bottom w:w="100" w:type="dxa"/>
              <w:right w:w="100" w:type="dxa"/>
            </w:tcMar>
          </w:tcPr>
          <w:p w14:paraId="000001A5" w14:textId="77777777" w:rsidR="0095013F" w:rsidRDefault="001C5456">
            <w:pPr>
              <w:widowControl w:val="0"/>
              <w:spacing w:line="240" w:lineRule="auto"/>
              <w:rPr>
                <w:b/>
              </w:rPr>
            </w:pPr>
            <w:r>
              <w:rPr>
                <w:b/>
              </w:rPr>
              <w:t>Punto caliente 1</w:t>
            </w:r>
          </w:p>
        </w:tc>
        <w:tc>
          <w:tcPr>
            <w:tcW w:w="5037" w:type="dxa"/>
            <w:shd w:val="clear" w:color="auto" w:fill="auto"/>
            <w:tcMar>
              <w:top w:w="100" w:type="dxa"/>
              <w:left w:w="100" w:type="dxa"/>
              <w:bottom w:w="100" w:type="dxa"/>
              <w:right w:w="100" w:type="dxa"/>
            </w:tcMar>
          </w:tcPr>
          <w:p w14:paraId="000001A6" w14:textId="7DF18E42" w:rsidR="0095013F" w:rsidRDefault="001C5456">
            <w:pPr>
              <w:widowControl w:val="0"/>
              <w:spacing w:line="240" w:lineRule="auto"/>
            </w:pPr>
            <w:r>
              <w:t>Este método</w:t>
            </w:r>
            <w:r w:rsidR="00AB392C">
              <w:t xml:space="preserve"> de pruebas</w:t>
            </w:r>
            <w:r>
              <w:t xml:space="preserve"> tiene como objetivo generar casos ejecutables basándose en el modelo y diseño de alto nivel del sistema.</w:t>
            </w:r>
          </w:p>
          <w:p w14:paraId="000001A7" w14:textId="77777777" w:rsidR="0095013F" w:rsidRDefault="0095013F">
            <w:pPr>
              <w:widowControl w:val="0"/>
              <w:spacing w:line="240" w:lineRule="auto"/>
              <w:rPr>
                <w:color w:val="666666"/>
              </w:rPr>
            </w:pPr>
          </w:p>
          <w:p w14:paraId="000001A8" w14:textId="77777777" w:rsidR="0095013F" w:rsidRDefault="0095013F">
            <w:pPr>
              <w:widowControl w:val="0"/>
              <w:spacing w:line="240" w:lineRule="auto"/>
            </w:pPr>
          </w:p>
          <w:p w14:paraId="000001A9" w14:textId="77777777" w:rsidR="0095013F" w:rsidRDefault="0095013F">
            <w:pPr>
              <w:widowControl w:val="0"/>
              <w:spacing w:line="240" w:lineRule="auto"/>
            </w:pPr>
          </w:p>
        </w:tc>
        <w:tc>
          <w:tcPr>
            <w:tcW w:w="6806" w:type="dxa"/>
            <w:shd w:val="clear" w:color="auto" w:fill="auto"/>
            <w:tcMar>
              <w:top w:w="100" w:type="dxa"/>
              <w:left w:w="100" w:type="dxa"/>
              <w:bottom w:w="100" w:type="dxa"/>
              <w:right w:w="100" w:type="dxa"/>
            </w:tcMar>
          </w:tcPr>
          <w:p w14:paraId="000001AA" w14:textId="77777777" w:rsidR="0095013F" w:rsidRDefault="001C5456">
            <w:pPr>
              <w:widowControl w:val="0"/>
              <w:spacing w:line="240" w:lineRule="auto"/>
              <w:rPr>
                <w:color w:val="666666"/>
              </w:rPr>
            </w:pPr>
            <w:r>
              <w:rPr>
                <w:noProof/>
                <w:color w:val="666666"/>
              </w:rPr>
              <w:drawing>
                <wp:inline distT="0" distB="0" distL="0" distR="0" wp14:anchorId="3D99D1B6" wp14:editId="510F03F7">
                  <wp:extent cx="4194810" cy="1005840"/>
                  <wp:effectExtent l="0" t="0" r="0" b="0"/>
                  <wp:docPr id="267" name="image27.png" descr="Imagen que contiene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7.png" descr="Imagen que contiene Diagrama&#10;&#10;Descripción generada automáticamente"/>
                          <pic:cNvPicPr preferRelativeResize="0"/>
                        </pic:nvPicPr>
                        <pic:blipFill>
                          <a:blip r:embed="rId53"/>
                          <a:srcRect/>
                          <a:stretch>
                            <a:fillRect/>
                          </a:stretch>
                        </pic:blipFill>
                        <pic:spPr>
                          <a:xfrm>
                            <a:off x="0" y="0"/>
                            <a:ext cx="4194810" cy="1005840"/>
                          </a:xfrm>
                          <a:prstGeom prst="rect">
                            <a:avLst/>
                          </a:prstGeom>
                          <a:ln/>
                        </pic:spPr>
                      </pic:pic>
                    </a:graphicData>
                  </a:graphic>
                </wp:inline>
              </w:drawing>
            </w:r>
          </w:p>
          <w:p w14:paraId="000001AB" w14:textId="77777777" w:rsidR="0095013F" w:rsidRDefault="001C5456">
            <w:pPr>
              <w:widowControl w:val="0"/>
              <w:spacing w:line="240" w:lineRule="auto"/>
              <w:rPr>
                <w:color w:val="666666"/>
              </w:rPr>
            </w:pPr>
            <w:r>
              <w:rPr>
                <w:b/>
              </w:rPr>
              <w:t xml:space="preserve">Imagen </w:t>
            </w:r>
            <w:r>
              <w:t>228130_i25</w:t>
            </w:r>
          </w:p>
        </w:tc>
      </w:tr>
      <w:tr w:rsidR="0095013F" w14:paraId="19B1180F" w14:textId="77777777">
        <w:tc>
          <w:tcPr>
            <w:tcW w:w="1569" w:type="dxa"/>
            <w:shd w:val="clear" w:color="auto" w:fill="auto"/>
            <w:tcMar>
              <w:top w:w="100" w:type="dxa"/>
              <w:left w:w="100" w:type="dxa"/>
              <w:bottom w:w="100" w:type="dxa"/>
              <w:right w:w="100" w:type="dxa"/>
            </w:tcMar>
          </w:tcPr>
          <w:p w14:paraId="000001AC" w14:textId="77777777" w:rsidR="0095013F" w:rsidRDefault="001C5456">
            <w:pPr>
              <w:widowControl w:val="0"/>
              <w:spacing w:line="240" w:lineRule="auto"/>
              <w:rPr>
                <w:b/>
              </w:rPr>
            </w:pPr>
            <w:r>
              <w:rPr>
                <w:b/>
              </w:rPr>
              <w:t>Punto caliente 2</w:t>
            </w:r>
          </w:p>
        </w:tc>
        <w:tc>
          <w:tcPr>
            <w:tcW w:w="5037" w:type="dxa"/>
            <w:shd w:val="clear" w:color="auto" w:fill="auto"/>
            <w:tcMar>
              <w:top w:w="100" w:type="dxa"/>
              <w:left w:w="100" w:type="dxa"/>
              <w:bottom w:w="100" w:type="dxa"/>
              <w:right w:w="100" w:type="dxa"/>
            </w:tcMar>
          </w:tcPr>
          <w:p w14:paraId="000001AD" w14:textId="36EB6533" w:rsidR="0095013F" w:rsidRDefault="001C5456">
            <w:pPr>
              <w:spacing w:after="120" w:line="240" w:lineRule="auto"/>
              <w:jc w:val="both"/>
              <w:rPr>
                <w:color w:val="000000"/>
              </w:rPr>
            </w:pPr>
            <w:r>
              <w:rPr>
                <w:color w:val="000000"/>
              </w:rPr>
              <w:t xml:space="preserve">1. La construcción de un modelo </w:t>
            </w:r>
            <w:r w:rsidR="00AB392C">
              <w:rPr>
                <w:color w:val="000000"/>
              </w:rPr>
              <w:t xml:space="preserve">donde </w:t>
            </w:r>
            <w:r>
              <w:rPr>
                <w:color w:val="000000"/>
              </w:rPr>
              <w:t>se documenten los aspectos más relevantes del comportamiento del sistema.</w:t>
            </w:r>
          </w:p>
          <w:p w14:paraId="000001AE" w14:textId="77777777" w:rsidR="0095013F" w:rsidRDefault="001C5456">
            <w:pPr>
              <w:spacing w:after="120" w:line="240" w:lineRule="auto"/>
              <w:jc w:val="both"/>
              <w:rPr>
                <w:color w:val="000000"/>
              </w:rPr>
            </w:pPr>
            <w:r>
              <w:rPr>
                <w:color w:val="000000"/>
              </w:rPr>
              <w:t>2. Generación de casos de pruebas a partir del modelo. Estas pruebas que se van a planificar son de alto nivel, representan la parte lógica de los casos de prueba y no especifican si están descritas en un lenguaje de programación.</w:t>
            </w:r>
          </w:p>
          <w:p w14:paraId="000001AF" w14:textId="3F3C7F7A" w:rsidR="0095013F" w:rsidRDefault="001C5456">
            <w:pPr>
              <w:spacing w:after="120" w:line="240" w:lineRule="auto"/>
              <w:jc w:val="both"/>
              <w:rPr>
                <w:color w:val="000000"/>
              </w:rPr>
            </w:pPr>
            <w:r>
              <w:rPr>
                <w:color w:val="000000"/>
              </w:rPr>
              <w:t>3. Corroboración de los casos de prueba</w:t>
            </w:r>
            <w:r w:rsidR="00AB392C">
              <w:rPr>
                <w:color w:val="000000"/>
              </w:rPr>
              <w:t>. L</w:t>
            </w:r>
            <w:r>
              <w:rPr>
                <w:color w:val="000000"/>
              </w:rPr>
              <w:t xml:space="preserve">as pruebas de alto nivel se concretizan por medio de un código o script en alguna tecnología elegida </w:t>
            </w:r>
            <w:r>
              <w:rPr>
                <w:color w:val="000000"/>
              </w:rPr>
              <w:lastRenderedPageBreak/>
              <w:t>para que sean ejecutadas dichos casos de pruebas.</w:t>
            </w:r>
          </w:p>
          <w:p w14:paraId="000001B0" w14:textId="0EF33FC5" w:rsidR="0095013F" w:rsidRDefault="001C5456">
            <w:pPr>
              <w:spacing w:after="120" w:line="240" w:lineRule="auto"/>
              <w:jc w:val="both"/>
              <w:rPr>
                <w:color w:val="000000"/>
              </w:rPr>
            </w:pPr>
            <w:r>
              <w:rPr>
                <w:color w:val="000000"/>
              </w:rPr>
              <w:t>4. La ejecución de los casos de pruebas sobre el sistema que se está evaluando.</w:t>
            </w:r>
          </w:p>
          <w:p w14:paraId="000001B1" w14:textId="24E210E1" w:rsidR="0095013F" w:rsidRDefault="001C5456">
            <w:pPr>
              <w:spacing w:after="120" w:line="240" w:lineRule="auto"/>
              <w:jc w:val="both"/>
              <w:rPr>
                <w:color w:val="000000"/>
              </w:rPr>
            </w:pPr>
            <w:r>
              <w:rPr>
                <w:color w:val="000000"/>
              </w:rPr>
              <w:t xml:space="preserve">5. La obtención del reporte de los resultados </w:t>
            </w:r>
            <w:r w:rsidR="00AB392C">
              <w:rPr>
                <w:color w:val="000000"/>
              </w:rPr>
              <w:t xml:space="preserve">producto </w:t>
            </w:r>
            <w:r>
              <w:rPr>
                <w:color w:val="000000"/>
              </w:rPr>
              <w:t>de la ejecución de los casos de pruebas</w:t>
            </w:r>
          </w:p>
          <w:p w14:paraId="000001B2" w14:textId="6F71FC64" w:rsidR="0095013F" w:rsidRDefault="001C5456">
            <w:pPr>
              <w:spacing w:after="120" w:line="240" w:lineRule="auto"/>
              <w:jc w:val="both"/>
            </w:pPr>
            <w:r>
              <w:rPr>
                <w:color w:val="000000"/>
              </w:rPr>
              <w:t>6.</w:t>
            </w:r>
            <w:r w:rsidR="00AB392C">
              <w:rPr>
                <w:color w:val="000000"/>
              </w:rPr>
              <w:t xml:space="preserve"> </w:t>
            </w:r>
            <w:r>
              <w:rPr>
                <w:color w:val="000000"/>
              </w:rPr>
              <w:t>Analizar los resultados obtenidos.</w:t>
            </w:r>
          </w:p>
        </w:tc>
        <w:tc>
          <w:tcPr>
            <w:tcW w:w="6806" w:type="dxa"/>
            <w:shd w:val="clear" w:color="auto" w:fill="auto"/>
            <w:tcMar>
              <w:top w:w="100" w:type="dxa"/>
              <w:left w:w="100" w:type="dxa"/>
              <w:bottom w:w="100" w:type="dxa"/>
              <w:right w:w="100" w:type="dxa"/>
            </w:tcMar>
          </w:tcPr>
          <w:p w14:paraId="000001B3" w14:textId="77777777" w:rsidR="0095013F" w:rsidRDefault="001C5456">
            <w:pPr>
              <w:widowControl w:val="0"/>
              <w:spacing w:line="240" w:lineRule="auto"/>
              <w:jc w:val="center"/>
              <w:rPr>
                <w:color w:val="666666"/>
              </w:rPr>
            </w:pPr>
            <w:r>
              <w:rPr>
                <w:noProof/>
                <w:color w:val="666666"/>
              </w:rPr>
              <w:lastRenderedPageBreak/>
              <w:drawing>
                <wp:inline distT="0" distB="0" distL="0" distR="0" wp14:anchorId="4817F432" wp14:editId="59FFF75B">
                  <wp:extent cx="4194810" cy="1005840"/>
                  <wp:effectExtent l="0" t="0" r="0" b="0"/>
                  <wp:docPr id="268" name="image40.png" descr="Diagra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40.png" descr="Diagrama&#10;&#10;Descripción generada automáticamente con confianza baja"/>
                          <pic:cNvPicPr preferRelativeResize="0"/>
                        </pic:nvPicPr>
                        <pic:blipFill>
                          <a:blip r:embed="rId54"/>
                          <a:srcRect/>
                          <a:stretch>
                            <a:fillRect/>
                          </a:stretch>
                        </pic:blipFill>
                        <pic:spPr>
                          <a:xfrm>
                            <a:off x="0" y="0"/>
                            <a:ext cx="4194810" cy="1005840"/>
                          </a:xfrm>
                          <a:prstGeom prst="rect">
                            <a:avLst/>
                          </a:prstGeom>
                          <a:ln/>
                        </pic:spPr>
                      </pic:pic>
                    </a:graphicData>
                  </a:graphic>
                </wp:inline>
              </w:drawing>
            </w:r>
          </w:p>
          <w:p w14:paraId="000001B4" w14:textId="77777777" w:rsidR="0095013F" w:rsidRDefault="001C5456">
            <w:pPr>
              <w:widowControl w:val="0"/>
              <w:spacing w:line="240" w:lineRule="auto"/>
              <w:rPr>
                <w:color w:val="666666"/>
              </w:rPr>
            </w:pPr>
            <w:r>
              <w:rPr>
                <w:b/>
              </w:rPr>
              <w:t xml:space="preserve">Imagen </w:t>
            </w:r>
            <w:r>
              <w:t>228130_i26</w:t>
            </w:r>
          </w:p>
        </w:tc>
      </w:tr>
      <w:tr w:rsidR="0095013F" w14:paraId="39F4AD66" w14:textId="77777777">
        <w:tc>
          <w:tcPr>
            <w:tcW w:w="1569" w:type="dxa"/>
            <w:shd w:val="clear" w:color="auto" w:fill="auto"/>
            <w:tcMar>
              <w:top w:w="100" w:type="dxa"/>
              <w:left w:w="100" w:type="dxa"/>
              <w:bottom w:w="100" w:type="dxa"/>
              <w:right w:w="100" w:type="dxa"/>
            </w:tcMar>
          </w:tcPr>
          <w:p w14:paraId="000001B5" w14:textId="77777777" w:rsidR="0095013F" w:rsidRDefault="001C5456">
            <w:pPr>
              <w:widowControl w:val="0"/>
              <w:spacing w:line="240" w:lineRule="auto"/>
              <w:rPr>
                <w:b/>
              </w:rPr>
            </w:pPr>
            <w:r>
              <w:rPr>
                <w:b/>
              </w:rPr>
              <w:t>Punto caliente 3</w:t>
            </w:r>
          </w:p>
        </w:tc>
        <w:tc>
          <w:tcPr>
            <w:tcW w:w="5037" w:type="dxa"/>
            <w:shd w:val="clear" w:color="auto" w:fill="auto"/>
            <w:tcMar>
              <w:top w:w="100" w:type="dxa"/>
              <w:left w:w="100" w:type="dxa"/>
              <w:bottom w:w="100" w:type="dxa"/>
              <w:right w:w="100" w:type="dxa"/>
            </w:tcMar>
          </w:tcPr>
          <w:p w14:paraId="000001B6" w14:textId="260736DA" w:rsidR="0095013F" w:rsidRDefault="001C5456">
            <w:pPr>
              <w:widowControl w:val="0"/>
              <w:numPr>
                <w:ilvl w:val="0"/>
                <w:numId w:val="34"/>
              </w:numPr>
              <w:pBdr>
                <w:top w:val="nil"/>
                <w:left w:val="nil"/>
                <w:bottom w:val="nil"/>
                <w:right w:val="nil"/>
                <w:between w:val="nil"/>
              </w:pBdr>
              <w:spacing w:line="240" w:lineRule="auto"/>
              <w:ind w:left="448"/>
            </w:pPr>
            <w:r>
              <w:rPr>
                <w:color w:val="000000"/>
              </w:rPr>
              <w:t>Ubicación de errores en el sistema que se está evaluando</w:t>
            </w:r>
            <w:r w:rsidR="00797E57">
              <w:rPr>
                <w:color w:val="000000"/>
              </w:rPr>
              <w:t>.</w:t>
            </w:r>
          </w:p>
          <w:p w14:paraId="000001B7" w14:textId="7DD01731" w:rsidR="0095013F" w:rsidRDefault="001C5456">
            <w:pPr>
              <w:widowControl w:val="0"/>
              <w:numPr>
                <w:ilvl w:val="0"/>
                <w:numId w:val="34"/>
              </w:numPr>
              <w:pBdr>
                <w:top w:val="nil"/>
                <w:left w:val="nil"/>
                <w:bottom w:val="nil"/>
                <w:right w:val="nil"/>
                <w:between w:val="nil"/>
              </w:pBdr>
              <w:spacing w:line="240" w:lineRule="auto"/>
              <w:ind w:left="448"/>
            </w:pPr>
            <w:r>
              <w:rPr>
                <w:color w:val="000000"/>
              </w:rPr>
              <w:t>Reducción en los tiempos del proceso y costos en la gestión de pruebas</w:t>
            </w:r>
            <w:r w:rsidR="00797E57">
              <w:rPr>
                <w:color w:val="000000"/>
              </w:rPr>
              <w:t>.</w:t>
            </w:r>
          </w:p>
          <w:p w14:paraId="000001B8" w14:textId="3316B660" w:rsidR="0095013F" w:rsidRDefault="001C5456">
            <w:pPr>
              <w:widowControl w:val="0"/>
              <w:numPr>
                <w:ilvl w:val="0"/>
                <w:numId w:val="34"/>
              </w:numPr>
              <w:pBdr>
                <w:top w:val="nil"/>
                <w:left w:val="nil"/>
                <w:bottom w:val="nil"/>
                <w:right w:val="nil"/>
                <w:between w:val="nil"/>
              </w:pBdr>
              <w:spacing w:line="240" w:lineRule="auto"/>
              <w:ind w:left="448"/>
            </w:pPr>
            <w:r>
              <w:rPr>
                <w:color w:val="000000"/>
              </w:rPr>
              <w:t>Mejoramiento de la calidad de las pruebas a ejecutar</w:t>
            </w:r>
            <w:r w:rsidR="00797E57">
              <w:rPr>
                <w:color w:val="000000"/>
              </w:rPr>
              <w:t>.</w:t>
            </w:r>
          </w:p>
          <w:p w14:paraId="000001B9" w14:textId="77777777" w:rsidR="0095013F" w:rsidRDefault="001C5456">
            <w:pPr>
              <w:widowControl w:val="0"/>
              <w:numPr>
                <w:ilvl w:val="0"/>
                <w:numId w:val="34"/>
              </w:numPr>
              <w:pBdr>
                <w:top w:val="nil"/>
                <w:left w:val="nil"/>
                <w:bottom w:val="nil"/>
                <w:right w:val="nil"/>
                <w:between w:val="nil"/>
              </w:pBdr>
              <w:spacing w:line="240" w:lineRule="auto"/>
              <w:ind w:left="448"/>
            </w:pPr>
            <w:r>
              <w:rPr>
                <w:color w:val="000000"/>
              </w:rPr>
              <w:t>Detección de anomalías en ciertos requerimientos.</w:t>
            </w:r>
          </w:p>
          <w:p w14:paraId="000001BA" w14:textId="095F5938" w:rsidR="0095013F" w:rsidRDefault="001C5456">
            <w:pPr>
              <w:widowControl w:val="0"/>
              <w:numPr>
                <w:ilvl w:val="0"/>
                <w:numId w:val="34"/>
              </w:numPr>
              <w:pBdr>
                <w:top w:val="nil"/>
                <w:left w:val="nil"/>
                <w:bottom w:val="nil"/>
                <w:right w:val="nil"/>
                <w:between w:val="nil"/>
              </w:pBdr>
              <w:spacing w:line="240" w:lineRule="auto"/>
              <w:ind w:left="448"/>
            </w:pPr>
            <w:r>
              <w:rPr>
                <w:color w:val="000000"/>
              </w:rPr>
              <w:t>Mejoramiento en la trazabilidad</w:t>
            </w:r>
            <w:r w:rsidR="00797E57">
              <w:rPr>
                <w:color w:val="000000"/>
              </w:rPr>
              <w:t>.</w:t>
            </w:r>
          </w:p>
          <w:p w14:paraId="000001BB" w14:textId="2E4A0ECE" w:rsidR="0095013F" w:rsidRDefault="00797E57">
            <w:pPr>
              <w:widowControl w:val="0"/>
              <w:numPr>
                <w:ilvl w:val="0"/>
                <w:numId w:val="34"/>
              </w:numPr>
              <w:pBdr>
                <w:top w:val="nil"/>
                <w:left w:val="nil"/>
                <w:bottom w:val="nil"/>
                <w:right w:val="nil"/>
                <w:between w:val="nil"/>
              </w:pBdr>
              <w:spacing w:line="240" w:lineRule="auto"/>
              <w:ind w:left="448"/>
            </w:pPr>
            <w:r>
              <w:rPr>
                <w:color w:val="000000"/>
              </w:rPr>
              <w:t>R</w:t>
            </w:r>
            <w:r w:rsidR="001C5456">
              <w:rPr>
                <w:color w:val="000000"/>
              </w:rPr>
              <w:t>equerimientos actualizados y evolucionados</w:t>
            </w:r>
            <w:r>
              <w:rPr>
                <w:color w:val="000000"/>
              </w:rPr>
              <w:t>.</w:t>
            </w:r>
          </w:p>
        </w:tc>
        <w:tc>
          <w:tcPr>
            <w:tcW w:w="6806" w:type="dxa"/>
            <w:shd w:val="clear" w:color="auto" w:fill="auto"/>
            <w:tcMar>
              <w:top w:w="100" w:type="dxa"/>
              <w:left w:w="100" w:type="dxa"/>
              <w:bottom w:w="100" w:type="dxa"/>
              <w:right w:w="100" w:type="dxa"/>
            </w:tcMar>
          </w:tcPr>
          <w:p w14:paraId="000001BC" w14:textId="77777777" w:rsidR="0095013F" w:rsidRDefault="001C5456">
            <w:pPr>
              <w:widowControl w:val="0"/>
              <w:spacing w:line="240" w:lineRule="auto"/>
              <w:rPr>
                <w:color w:val="666666"/>
              </w:rPr>
            </w:pPr>
            <w:r>
              <w:rPr>
                <w:noProof/>
                <w:color w:val="666666"/>
              </w:rPr>
              <w:drawing>
                <wp:inline distT="0" distB="0" distL="0" distR="0" wp14:anchorId="4BC14C0E" wp14:editId="518F8170">
                  <wp:extent cx="4194810" cy="1005840"/>
                  <wp:effectExtent l="0" t="0" r="0" b="0"/>
                  <wp:docPr id="269" name="image38.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8.png" descr="Diagrama&#10;&#10;Descripción generada automáticamente"/>
                          <pic:cNvPicPr preferRelativeResize="0"/>
                        </pic:nvPicPr>
                        <pic:blipFill>
                          <a:blip r:embed="rId55"/>
                          <a:srcRect/>
                          <a:stretch>
                            <a:fillRect/>
                          </a:stretch>
                        </pic:blipFill>
                        <pic:spPr>
                          <a:xfrm>
                            <a:off x="0" y="0"/>
                            <a:ext cx="4194810" cy="1005840"/>
                          </a:xfrm>
                          <a:prstGeom prst="rect">
                            <a:avLst/>
                          </a:prstGeom>
                          <a:ln/>
                        </pic:spPr>
                      </pic:pic>
                    </a:graphicData>
                  </a:graphic>
                </wp:inline>
              </w:drawing>
            </w:r>
          </w:p>
          <w:p w14:paraId="000001BD" w14:textId="77777777" w:rsidR="0095013F" w:rsidRDefault="001C5456">
            <w:pPr>
              <w:widowControl w:val="0"/>
              <w:spacing w:line="240" w:lineRule="auto"/>
              <w:rPr>
                <w:color w:val="666666"/>
              </w:rPr>
            </w:pPr>
            <w:r>
              <w:rPr>
                <w:b/>
              </w:rPr>
              <w:t xml:space="preserve">Imagen </w:t>
            </w:r>
            <w:r>
              <w:t>228130_i27</w:t>
            </w:r>
          </w:p>
        </w:tc>
      </w:tr>
      <w:tr w:rsidR="0095013F" w14:paraId="7AACFF00" w14:textId="77777777">
        <w:tc>
          <w:tcPr>
            <w:tcW w:w="1569" w:type="dxa"/>
            <w:shd w:val="clear" w:color="auto" w:fill="auto"/>
            <w:tcMar>
              <w:top w:w="100" w:type="dxa"/>
              <w:left w:w="100" w:type="dxa"/>
              <w:bottom w:w="100" w:type="dxa"/>
              <w:right w:w="100" w:type="dxa"/>
            </w:tcMar>
          </w:tcPr>
          <w:p w14:paraId="000001BE" w14:textId="77777777" w:rsidR="0095013F" w:rsidRDefault="001C5456">
            <w:pPr>
              <w:widowControl w:val="0"/>
              <w:spacing w:line="240" w:lineRule="auto"/>
              <w:rPr>
                <w:b/>
              </w:rPr>
            </w:pPr>
            <w:r>
              <w:rPr>
                <w:b/>
              </w:rPr>
              <w:t>Punto caliente 4</w:t>
            </w:r>
          </w:p>
        </w:tc>
        <w:tc>
          <w:tcPr>
            <w:tcW w:w="5037" w:type="dxa"/>
            <w:shd w:val="clear" w:color="auto" w:fill="auto"/>
            <w:tcMar>
              <w:top w:w="100" w:type="dxa"/>
              <w:left w:w="100" w:type="dxa"/>
              <w:bottom w:w="100" w:type="dxa"/>
              <w:right w:w="100" w:type="dxa"/>
            </w:tcMar>
          </w:tcPr>
          <w:p w14:paraId="000001BF" w14:textId="77777777" w:rsidR="0095013F" w:rsidRDefault="001C5456">
            <w:pPr>
              <w:widowControl w:val="0"/>
              <w:spacing w:line="240" w:lineRule="auto"/>
              <w:jc w:val="both"/>
            </w:pPr>
            <w:r>
              <w:t>Modelos más implementados:</w:t>
            </w:r>
          </w:p>
          <w:p w14:paraId="000001C0" w14:textId="77777777" w:rsidR="0095013F" w:rsidRDefault="0095013F">
            <w:pPr>
              <w:widowControl w:val="0"/>
              <w:spacing w:line="240" w:lineRule="auto"/>
              <w:jc w:val="both"/>
            </w:pPr>
          </w:p>
          <w:p w14:paraId="000001C1" w14:textId="77777777" w:rsidR="0095013F" w:rsidRDefault="001C5456">
            <w:pPr>
              <w:numPr>
                <w:ilvl w:val="0"/>
                <w:numId w:val="35"/>
              </w:numPr>
              <w:pBdr>
                <w:top w:val="nil"/>
                <w:left w:val="nil"/>
                <w:bottom w:val="nil"/>
                <w:right w:val="nil"/>
                <w:between w:val="nil"/>
              </w:pBdr>
              <w:ind w:left="448"/>
            </w:pPr>
            <w:r>
              <w:rPr>
                <w:color w:val="000000"/>
              </w:rPr>
              <w:t xml:space="preserve">Modelo de </w:t>
            </w:r>
            <w:r w:rsidRPr="00612C6D">
              <w:rPr>
                <w:i/>
                <w:color w:val="000000"/>
              </w:rPr>
              <w:t>McCall</w:t>
            </w:r>
          </w:p>
          <w:p w14:paraId="000001C2" w14:textId="77777777" w:rsidR="0095013F" w:rsidRDefault="001C5456">
            <w:pPr>
              <w:numPr>
                <w:ilvl w:val="0"/>
                <w:numId w:val="35"/>
              </w:numPr>
              <w:pBdr>
                <w:top w:val="nil"/>
                <w:left w:val="nil"/>
                <w:bottom w:val="nil"/>
                <w:right w:val="nil"/>
                <w:between w:val="nil"/>
              </w:pBdr>
              <w:ind w:left="448"/>
            </w:pPr>
            <w:r>
              <w:rPr>
                <w:color w:val="000000"/>
              </w:rPr>
              <w:t xml:space="preserve">Modelo de </w:t>
            </w:r>
            <w:r w:rsidRPr="00612C6D">
              <w:rPr>
                <w:i/>
                <w:color w:val="000000"/>
              </w:rPr>
              <w:t>Boehm</w:t>
            </w:r>
          </w:p>
          <w:p w14:paraId="000001C3" w14:textId="77777777" w:rsidR="0095013F" w:rsidRDefault="001C5456">
            <w:pPr>
              <w:numPr>
                <w:ilvl w:val="0"/>
                <w:numId w:val="35"/>
              </w:numPr>
              <w:pBdr>
                <w:top w:val="nil"/>
                <w:left w:val="nil"/>
                <w:bottom w:val="nil"/>
                <w:right w:val="nil"/>
                <w:between w:val="nil"/>
              </w:pBdr>
              <w:ind w:left="448"/>
            </w:pPr>
            <w:r>
              <w:rPr>
                <w:color w:val="000000"/>
              </w:rPr>
              <w:t xml:space="preserve">Modelo de </w:t>
            </w:r>
            <w:proofErr w:type="spellStart"/>
            <w:r w:rsidRPr="00612C6D">
              <w:rPr>
                <w:i/>
                <w:color w:val="000000"/>
              </w:rPr>
              <w:t>Gilb</w:t>
            </w:r>
            <w:proofErr w:type="spellEnd"/>
          </w:p>
          <w:p w14:paraId="000001C4" w14:textId="77777777" w:rsidR="0095013F" w:rsidRDefault="001C5456">
            <w:pPr>
              <w:widowControl w:val="0"/>
              <w:numPr>
                <w:ilvl w:val="0"/>
                <w:numId w:val="35"/>
              </w:numPr>
              <w:pBdr>
                <w:top w:val="nil"/>
                <w:left w:val="nil"/>
                <w:bottom w:val="nil"/>
                <w:right w:val="nil"/>
                <w:between w:val="nil"/>
              </w:pBdr>
              <w:spacing w:line="240" w:lineRule="auto"/>
              <w:ind w:left="448"/>
              <w:jc w:val="both"/>
            </w:pPr>
            <w:r>
              <w:rPr>
                <w:color w:val="000000"/>
              </w:rPr>
              <w:t>Modelo ISO 9126</w:t>
            </w:r>
          </w:p>
        </w:tc>
        <w:tc>
          <w:tcPr>
            <w:tcW w:w="6806" w:type="dxa"/>
            <w:shd w:val="clear" w:color="auto" w:fill="auto"/>
            <w:tcMar>
              <w:top w:w="100" w:type="dxa"/>
              <w:left w:w="100" w:type="dxa"/>
              <w:bottom w:w="100" w:type="dxa"/>
              <w:right w:w="100" w:type="dxa"/>
            </w:tcMar>
          </w:tcPr>
          <w:p w14:paraId="000001C5" w14:textId="77777777" w:rsidR="0095013F" w:rsidRDefault="001C5456">
            <w:pPr>
              <w:widowControl w:val="0"/>
              <w:spacing w:line="240" w:lineRule="auto"/>
              <w:rPr>
                <w:color w:val="666666"/>
              </w:rPr>
            </w:pPr>
            <w:r>
              <w:rPr>
                <w:noProof/>
                <w:color w:val="666666"/>
              </w:rPr>
              <w:drawing>
                <wp:inline distT="0" distB="0" distL="0" distR="0" wp14:anchorId="0965830D" wp14:editId="166149A4">
                  <wp:extent cx="4194810" cy="1005840"/>
                  <wp:effectExtent l="0" t="0" r="0" b="0"/>
                  <wp:docPr id="270" name="image37.png" descr="Imagen que contiene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7.png" descr="Imagen que contiene Diagrama&#10;&#10;Descripción generada automáticamente"/>
                          <pic:cNvPicPr preferRelativeResize="0"/>
                        </pic:nvPicPr>
                        <pic:blipFill>
                          <a:blip r:embed="rId56"/>
                          <a:srcRect/>
                          <a:stretch>
                            <a:fillRect/>
                          </a:stretch>
                        </pic:blipFill>
                        <pic:spPr>
                          <a:xfrm>
                            <a:off x="0" y="0"/>
                            <a:ext cx="4194810" cy="1005840"/>
                          </a:xfrm>
                          <a:prstGeom prst="rect">
                            <a:avLst/>
                          </a:prstGeom>
                          <a:ln/>
                        </pic:spPr>
                      </pic:pic>
                    </a:graphicData>
                  </a:graphic>
                </wp:inline>
              </w:drawing>
            </w:r>
          </w:p>
          <w:p w14:paraId="000001C6" w14:textId="77777777" w:rsidR="0095013F" w:rsidRDefault="001C5456">
            <w:pPr>
              <w:widowControl w:val="0"/>
              <w:spacing w:line="240" w:lineRule="auto"/>
              <w:rPr>
                <w:color w:val="666666"/>
              </w:rPr>
            </w:pPr>
            <w:r>
              <w:rPr>
                <w:b/>
              </w:rPr>
              <w:t xml:space="preserve">Imagen </w:t>
            </w:r>
            <w:r>
              <w:t>228130_i28</w:t>
            </w:r>
          </w:p>
        </w:tc>
      </w:tr>
    </w:tbl>
    <w:p w14:paraId="000001C7" w14:textId="77777777" w:rsidR="0095013F" w:rsidRDefault="0095013F">
      <w:pPr>
        <w:spacing w:after="120" w:line="240" w:lineRule="auto"/>
        <w:rPr>
          <w:b/>
        </w:rPr>
      </w:pPr>
    </w:p>
    <w:p w14:paraId="000001C8" w14:textId="1C30C611" w:rsidR="0095013F" w:rsidRDefault="001C5456">
      <w:pPr>
        <w:spacing w:after="120" w:line="240" w:lineRule="auto"/>
        <w:rPr>
          <w:b/>
        </w:rPr>
      </w:pPr>
      <w:r>
        <w:rPr>
          <w:b/>
        </w:rPr>
        <w:lastRenderedPageBreak/>
        <w:t xml:space="preserve">Modelos para realizar las pruebas de </w:t>
      </w:r>
      <w:r w:rsidR="002C1226" w:rsidRPr="002C1226">
        <w:rPr>
          <w:b/>
          <w:i/>
          <w:iCs/>
        </w:rPr>
        <w:t>software</w:t>
      </w:r>
      <w:r>
        <w:rPr>
          <w:b/>
        </w:rPr>
        <w:t xml:space="preserve"> </w:t>
      </w:r>
    </w:p>
    <w:tbl>
      <w:tblPr>
        <w:tblStyle w:val="afff1"/>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5"/>
        <w:gridCol w:w="7669"/>
        <w:gridCol w:w="4208"/>
      </w:tblGrid>
      <w:tr w:rsidR="0095013F" w14:paraId="59BF9C88" w14:textId="77777777">
        <w:trPr>
          <w:trHeight w:val="580"/>
        </w:trPr>
        <w:tc>
          <w:tcPr>
            <w:tcW w:w="1535" w:type="dxa"/>
            <w:shd w:val="clear" w:color="auto" w:fill="C9DAF8"/>
            <w:tcMar>
              <w:top w:w="100" w:type="dxa"/>
              <w:left w:w="100" w:type="dxa"/>
              <w:bottom w:w="100" w:type="dxa"/>
              <w:right w:w="100" w:type="dxa"/>
            </w:tcMar>
          </w:tcPr>
          <w:p w14:paraId="000001C9" w14:textId="77777777" w:rsidR="0095013F" w:rsidRDefault="001C5456">
            <w:pPr>
              <w:widowControl w:val="0"/>
              <w:spacing w:line="240" w:lineRule="auto"/>
              <w:jc w:val="center"/>
              <w:rPr>
                <w:b/>
              </w:rPr>
            </w:pPr>
            <w:r>
              <w:rPr>
                <w:b/>
              </w:rPr>
              <w:t>Tipo de recurso</w:t>
            </w:r>
          </w:p>
        </w:tc>
        <w:tc>
          <w:tcPr>
            <w:tcW w:w="11877" w:type="dxa"/>
            <w:gridSpan w:val="2"/>
            <w:shd w:val="clear" w:color="auto" w:fill="C9DAF8"/>
            <w:tcMar>
              <w:top w:w="100" w:type="dxa"/>
              <w:left w:w="100" w:type="dxa"/>
              <w:bottom w:w="100" w:type="dxa"/>
              <w:right w:w="100" w:type="dxa"/>
            </w:tcMar>
          </w:tcPr>
          <w:p w14:paraId="000001CA" w14:textId="77777777" w:rsidR="0095013F" w:rsidRDefault="001C5456">
            <w:pPr>
              <w:pStyle w:val="Ttulo"/>
              <w:widowControl w:val="0"/>
              <w:spacing w:line="240" w:lineRule="auto"/>
              <w:jc w:val="center"/>
              <w:rPr>
                <w:sz w:val="22"/>
                <w:szCs w:val="22"/>
              </w:rPr>
            </w:pPr>
            <w:r>
              <w:rPr>
                <w:sz w:val="22"/>
                <w:szCs w:val="22"/>
              </w:rPr>
              <w:t>Slider Presentación</w:t>
            </w:r>
          </w:p>
        </w:tc>
      </w:tr>
      <w:tr w:rsidR="0095013F" w14:paraId="26E4FF39" w14:textId="77777777">
        <w:trPr>
          <w:trHeight w:val="420"/>
        </w:trPr>
        <w:tc>
          <w:tcPr>
            <w:tcW w:w="1535" w:type="dxa"/>
            <w:shd w:val="clear" w:color="auto" w:fill="auto"/>
            <w:tcMar>
              <w:top w:w="100" w:type="dxa"/>
              <w:left w:w="100" w:type="dxa"/>
              <w:bottom w:w="100" w:type="dxa"/>
              <w:right w:w="100" w:type="dxa"/>
            </w:tcMar>
          </w:tcPr>
          <w:p w14:paraId="000001CC" w14:textId="77777777" w:rsidR="0095013F" w:rsidRDefault="001C5456">
            <w:pPr>
              <w:widowControl w:val="0"/>
              <w:spacing w:line="240" w:lineRule="auto"/>
              <w:rPr>
                <w:b/>
              </w:rPr>
            </w:pPr>
            <w:r>
              <w:rPr>
                <w:b/>
              </w:rPr>
              <w:t>Introducción</w:t>
            </w:r>
          </w:p>
        </w:tc>
        <w:tc>
          <w:tcPr>
            <w:tcW w:w="11877" w:type="dxa"/>
            <w:gridSpan w:val="2"/>
            <w:shd w:val="clear" w:color="auto" w:fill="auto"/>
            <w:tcMar>
              <w:top w:w="100" w:type="dxa"/>
              <w:left w:w="100" w:type="dxa"/>
              <w:bottom w:w="100" w:type="dxa"/>
              <w:right w:w="100" w:type="dxa"/>
            </w:tcMar>
          </w:tcPr>
          <w:p w14:paraId="000001CD" w14:textId="14B66C7C" w:rsidR="0095013F" w:rsidRDefault="001C5456">
            <w:pPr>
              <w:pBdr>
                <w:top w:val="nil"/>
                <w:left w:val="nil"/>
                <w:bottom w:val="nil"/>
                <w:right w:val="nil"/>
                <w:between w:val="nil"/>
              </w:pBdr>
              <w:spacing w:after="120" w:line="240" w:lineRule="auto"/>
              <w:rPr>
                <w:color w:val="000000"/>
              </w:rPr>
            </w:pPr>
            <w:r>
              <w:rPr>
                <w:color w:val="000000"/>
              </w:rPr>
              <w:t xml:space="preserve">Los modelos más reconocidos para realizar las pruebas de </w:t>
            </w:r>
            <w:r w:rsidR="002C1226" w:rsidRPr="002C1226">
              <w:rPr>
                <w:i/>
                <w:iCs/>
                <w:color w:val="000000"/>
              </w:rPr>
              <w:t>software</w:t>
            </w:r>
            <w:r>
              <w:rPr>
                <w:color w:val="000000"/>
              </w:rPr>
              <w:t xml:space="preserve"> son los siguientes:</w:t>
            </w:r>
          </w:p>
          <w:p w14:paraId="000001CE" w14:textId="77777777" w:rsidR="0095013F" w:rsidRDefault="0095013F">
            <w:pPr>
              <w:widowControl w:val="0"/>
              <w:spacing w:line="240" w:lineRule="auto"/>
              <w:jc w:val="both"/>
              <w:rPr>
                <w:color w:val="999999"/>
              </w:rPr>
            </w:pPr>
          </w:p>
        </w:tc>
      </w:tr>
      <w:tr w:rsidR="0095013F" w14:paraId="3A20042D" w14:textId="77777777">
        <w:trPr>
          <w:trHeight w:val="420"/>
        </w:trPr>
        <w:tc>
          <w:tcPr>
            <w:tcW w:w="9204" w:type="dxa"/>
            <w:gridSpan w:val="2"/>
            <w:shd w:val="clear" w:color="auto" w:fill="auto"/>
            <w:tcMar>
              <w:top w:w="100" w:type="dxa"/>
              <w:left w:w="100" w:type="dxa"/>
              <w:bottom w:w="100" w:type="dxa"/>
              <w:right w:w="100" w:type="dxa"/>
            </w:tcMar>
          </w:tcPr>
          <w:p w14:paraId="000001D0" w14:textId="77777777" w:rsidR="0095013F" w:rsidRDefault="001C5456">
            <w:pPr>
              <w:pBdr>
                <w:top w:val="nil"/>
                <w:left w:val="nil"/>
                <w:bottom w:val="nil"/>
                <w:right w:val="nil"/>
                <w:between w:val="nil"/>
              </w:pBdr>
              <w:spacing w:after="120" w:line="240" w:lineRule="auto"/>
              <w:rPr>
                <w:b/>
                <w:color w:val="000000"/>
              </w:rPr>
            </w:pPr>
            <w:r>
              <w:rPr>
                <w:b/>
                <w:color w:val="000000"/>
              </w:rPr>
              <w:t xml:space="preserve">Modelo </w:t>
            </w:r>
            <w:r w:rsidRPr="00612C6D">
              <w:rPr>
                <w:b/>
                <w:i/>
                <w:color w:val="000000"/>
              </w:rPr>
              <w:t>McCall</w:t>
            </w:r>
          </w:p>
          <w:p w14:paraId="000001D1" w14:textId="697846B2" w:rsidR="0095013F" w:rsidRDefault="001C5456">
            <w:pPr>
              <w:pBdr>
                <w:top w:val="nil"/>
                <w:left w:val="nil"/>
                <w:bottom w:val="nil"/>
                <w:right w:val="nil"/>
                <w:between w:val="nil"/>
              </w:pBdr>
              <w:spacing w:after="120" w:line="240" w:lineRule="auto"/>
              <w:rPr>
                <w:color w:val="000000"/>
              </w:rPr>
            </w:pPr>
            <w:r>
              <w:rPr>
                <w:color w:val="000000"/>
              </w:rPr>
              <w:t xml:space="preserve">El modelo </w:t>
            </w:r>
            <w:r w:rsidRPr="00612C6D">
              <w:rPr>
                <w:i/>
                <w:color w:val="000000"/>
              </w:rPr>
              <w:t>McCall</w:t>
            </w:r>
            <w:r>
              <w:rPr>
                <w:color w:val="000000"/>
              </w:rPr>
              <w:t xml:space="preserve"> se enfoca en la opinión de los usuarios y desarrolladores en tres puntos de vistas cruciales para la medición de calidad del sistema</w:t>
            </w:r>
            <w:r w:rsidR="00797E57">
              <w:rPr>
                <w:color w:val="000000"/>
              </w:rPr>
              <w:t>:</w:t>
            </w:r>
          </w:p>
          <w:p w14:paraId="000001D2" w14:textId="77777777" w:rsidR="0095013F" w:rsidRDefault="001C5456">
            <w:pPr>
              <w:numPr>
                <w:ilvl w:val="0"/>
                <w:numId w:val="2"/>
              </w:numPr>
              <w:pBdr>
                <w:top w:val="nil"/>
                <w:left w:val="nil"/>
                <w:bottom w:val="nil"/>
                <w:right w:val="nil"/>
                <w:between w:val="nil"/>
              </w:pBdr>
              <w:spacing w:line="240" w:lineRule="auto"/>
              <w:rPr>
                <w:color w:val="000000"/>
              </w:rPr>
            </w:pPr>
            <w:r>
              <w:rPr>
                <w:color w:val="000000"/>
              </w:rPr>
              <w:t>Operación</w:t>
            </w:r>
          </w:p>
          <w:p w14:paraId="000001D3" w14:textId="77777777" w:rsidR="0095013F" w:rsidRDefault="001C5456">
            <w:pPr>
              <w:numPr>
                <w:ilvl w:val="0"/>
                <w:numId w:val="2"/>
              </w:numPr>
              <w:pBdr>
                <w:top w:val="nil"/>
                <w:left w:val="nil"/>
                <w:bottom w:val="nil"/>
                <w:right w:val="nil"/>
                <w:between w:val="nil"/>
              </w:pBdr>
              <w:spacing w:line="240" w:lineRule="auto"/>
              <w:rPr>
                <w:color w:val="000000"/>
              </w:rPr>
            </w:pPr>
            <w:r>
              <w:rPr>
                <w:color w:val="000000"/>
              </w:rPr>
              <w:t>Revisión</w:t>
            </w:r>
          </w:p>
          <w:p w14:paraId="000001D4" w14:textId="77777777" w:rsidR="0095013F" w:rsidRDefault="001C5456">
            <w:pPr>
              <w:numPr>
                <w:ilvl w:val="0"/>
                <w:numId w:val="2"/>
              </w:numPr>
              <w:pBdr>
                <w:top w:val="nil"/>
                <w:left w:val="nil"/>
                <w:bottom w:val="nil"/>
                <w:right w:val="nil"/>
                <w:between w:val="nil"/>
              </w:pBdr>
              <w:spacing w:after="120" w:line="240" w:lineRule="auto"/>
              <w:rPr>
                <w:color w:val="000000"/>
              </w:rPr>
            </w:pPr>
            <w:r>
              <w:rPr>
                <w:color w:val="000000"/>
              </w:rPr>
              <w:t>Transición</w:t>
            </w:r>
          </w:p>
          <w:p w14:paraId="000001D5" w14:textId="77777777" w:rsidR="0095013F" w:rsidRDefault="001C5456">
            <w:pPr>
              <w:pBdr>
                <w:top w:val="nil"/>
                <w:left w:val="nil"/>
                <w:bottom w:val="nil"/>
                <w:right w:val="nil"/>
                <w:between w:val="nil"/>
              </w:pBdr>
              <w:spacing w:after="120" w:line="240" w:lineRule="auto"/>
              <w:rPr>
                <w:color w:val="000000"/>
              </w:rPr>
            </w:pPr>
            <w:r>
              <w:rPr>
                <w:color w:val="000000"/>
              </w:rPr>
              <w:t>Cada uno de esos parámetros se subdividen en diferentes características que son de gran ayuda para determinar la respectiva validación.</w:t>
            </w:r>
          </w:p>
          <w:p w14:paraId="000001D6" w14:textId="77777777" w:rsidR="0095013F" w:rsidRDefault="0095013F">
            <w:pPr>
              <w:widowControl w:val="0"/>
              <w:spacing w:line="240" w:lineRule="auto"/>
              <w:rPr>
                <w:color w:val="999999"/>
              </w:rPr>
            </w:pPr>
          </w:p>
        </w:tc>
        <w:tc>
          <w:tcPr>
            <w:tcW w:w="4208" w:type="dxa"/>
            <w:shd w:val="clear" w:color="auto" w:fill="auto"/>
            <w:tcMar>
              <w:top w:w="100" w:type="dxa"/>
              <w:left w:w="100" w:type="dxa"/>
              <w:bottom w:w="100" w:type="dxa"/>
              <w:right w:w="100" w:type="dxa"/>
            </w:tcMar>
          </w:tcPr>
          <w:p w14:paraId="000001D8" w14:textId="45E89CF4" w:rsidR="0095013F" w:rsidRDefault="001C5456" w:rsidP="00426927">
            <w:pPr>
              <w:spacing w:after="120" w:line="240" w:lineRule="auto"/>
              <w:jc w:val="both"/>
              <w:rPr>
                <w:b/>
              </w:rPr>
            </w:pPr>
            <w:r>
              <w:rPr>
                <w:i/>
              </w:rPr>
              <w:t xml:space="preserve">  </w:t>
            </w:r>
            <w:r>
              <w:rPr>
                <w:b/>
              </w:rPr>
              <w:t xml:space="preserve">Figura 1 </w:t>
            </w:r>
          </w:p>
          <w:p w14:paraId="000001D9" w14:textId="77777777" w:rsidR="0095013F" w:rsidRDefault="001C5456">
            <w:pPr>
              <w:spacing w:after="120" w:line="240" w:lineRule="auto"/>
            </w:pPr>
            <w:r>
              <w:rPr>
                <w:i/>
              </w:rPr>
              <w:t>Modelo McCall</w:t>
            </w:r>
          </w:p>
          <w:p w14:paraId="000001DA" w14:textId="77777777" w:rsidR="0095013F" w:rsidRDefault="001C5456">
            <w:pPr>
              <w:widowControl w:val="0"/>
              <w:spacing w:line="240" w:lineRule="auto"/>
              <w:jc w:val="center"/>
            </w:pPr>
            <w:r>
              <w:rPr>
                <w:noProof/>
              </w:rPr>
              <w:drawing>
                <wp:inline distT="0" distB="0" distL="0" distR="0" wp14:anchorId="2D52C9BC" wp14:editId="5C11EAC4">
                  <wp:extent cx="2777009" cy="1977941"/>
                  <wp:effectExtent l="0" t="0" r="0" b="0"/>
                  <wp:docPr id="27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7"/>
                          <a:srcRect/>
                          <a:stretch>
                            <a:fillRect/>
                          </a:stretch>
                        </pic:blipFill>
                        <pic:spPr>
                          <a:xfrm>
                            <a:off x="0" y="0"/>
                            <a:ext cx="2777009" cy="1977941"/>
                          </a:xfrm>
                          <a:prstGeom prst="rect">
                            <a:avLst/>
                          </a:prstGeom>
                          <a:ln/>
                        </pic:spPr>
                      </pic:pic>
                    </a:graphicData>
                  </a:graphic>
                </wp:inline>
              </w:drawing>
            </w:r>
          </w:p>
          <w:p w14:paraId="000001DB" w14:textId="77777777" w:rsidR="0095013F" w:rsidRDefault="001C5456">
            <w:pPr>
              <w:widowControl w:val="0"/>
              <w:spacing w:line="240" w:lineRule="auto"/>
            </w:pPr>
            <w:r>
              <w:rPr>
                <w:b/>
              </w:rPr>
              <w:t xml:space="preserve">Imagen: </w:t>
            </w:r>
            <w:r>
              <w:t xml:space="preserve">228130_i29 </w:t>
            </w:r>
          </w:p>
        </w:tc>
      </w:tr>
      <w:tr w:rsidR="0095013F" w14:paraId="794CFD59" w14:textId="77777777">
        <w:trPr>
          <w:trHeight w:val="420"/>
        </w:trPr>
        <w:tc>
          <w:tcPr>
            <w:tcW w:w="9204" w:type="dxa"/>
            <w:gridSpan w:val="2"/>
            <w:shd w:val="clear" w:color="auto" w:fill="auto"/>
            <w:tcMar>
              <w:top w:w="100" w:type="dxa"/>
              <w:left w:w="100" w:type="dxa"/>
              <w:bottom w:w="100" w:type="dxa"/>
              <w:right w:w="100" w:type="dxa"/>
            </w:tcMar>
          </w:tcPr>
          <w:p w14:paraId="000001DC" w14:textId="77777777" w:rsidR="0095013F" w:rsidRDefault="001C5456">
            <w:pPr>
              <w:pBdr>
                <w:top w:val="nil"/>
                <w:left w:val="nil"/>
                <w:bottom w:val="nil"/>
                <w:right w:val="nil"/>
                <w:between w:val="nil"/>
              </w:pBdr>
              <w:spacing w:after="120" w:line="240" w:lineRule="auto"/>
              <w:rPr>
                <w:b/>
                <w:color w:val="000000"/>
              </w:rPr>
            </w:pPr>
            <w:r>
              <w:rPr>
                <w:b/>
              </w:rPr>
              <w:t xml:space="preserve">Modelo </w:t>
            </w:r>
            <w:r w:rsidRPr="00612C6D">
              <w:rPr>
                <w:b/>
                <w:i/>
              </w:rPr>
              <w:t>Boehm</w:t>
            </w:r>
          </w:p>
          <w:p w14:paraId="000001DD" w14:textId="3F8439C4" w:rsidR="0095013F" w:rsidRDefault="001C5456">
            <w:pPr>
              <w:jc w:val="both"/>
            </w:pPr>
            <w:r>
              <w:t xml:space="preserve">El modelo de </w:t>
            </w:r>
            <w:r w:rsidRPr="00612C6D">
              <w:rPr>
                <w:i/>
              </w:rPr>
              <w:t>Boehm</w:t>
            </w:r>
            <w:r>
              <w:t xml:space="preserve"> es definido por un ciclo de vida del tipo espiral, creado por Barry Boehm en el año de 1988, donde incluye el análisis de riesgos</w:t>
            </w:r>
            <w:r w:rsidR="00797E57">
              <w:t>. L</w:t>
            </w:r>
            <w:r>
              <w:t>as cuatro (4) fases primordiales en este modelo son:</w:t>
            </w:r>
          </w:p>
          <w:p w14:paraId="000001DE" w14:textId="77777777" w:rsidR="0095013F" w:rsidRDefault="001C5456">
            <w:pPr>
              <w:numPr>
                <w:ilvl w:val="0"/>
                <w:numId w:val="6"/>
              </w:numPr>
              <w:pBdr>
                <w:top w:val="nil"/>
                <w:left w:val="nil"/>
                <w:bottom w:val="nil"/>
                <w:right w:val="nil"/>
                <w:between w:val="nil"/>
              </w:pBdr>
              <w:jc w:val="both"/>
            </w:pPr>
            <w:r>
              <w:rPr>
                <w:color w:val="000000"/>
              </w:rPr>
              <w:lastRenderedPageBreak/>
              <w:t>Planificación</w:t>
            </w:r>
          </w:p>
          <w:p w14:paraId="000001DF" w14:textId="77777777" w:rsidR="0095013F" w:rsidRDefault="001C5456">
            <w:pPr>
              <w:numPr>
                <w:ilvl w:val="0"/>
                <w:numId w:val="4"/>
              </w:numPr>
              <w:pBdr>
                <w:top w:val="nil"/>
                <w:left w:val="nil"/>
                <w:bottom w:val="nil"/>
                <w:right w:val="nil"/>
                <w:between w:val="nil"/>
              </w:pBdr>
              <w:jc w:val="both"/>
            </w:pPr>
            <w:r>
              <w:rPr>
                <w:color w:val="000000"/>
              </w:rPr>
              <w:t>Análisis de riesgo</w:t>
            </w:r>
          </w:p>
          <w:p w14:paraId="000001E0" w14:textId="77777777" w:rsidR="0095013F" w:rsidRDefault="001C5456">
            <w:pPr>
              <w:numPr>
                <w:ilvl w:val="0"/>
                <w:numId w:val="4"/>
              </w:numPr>
              <w:pBdr>
                <w:top w:val="nil"/>
                <w:left w:val="nil"/>
                <w:bottom w:val="nil"/>
                <w:right w:val="nil"/>
                <w:between w:val="nil"/>
              </w:pBdr>
              <w:jc w:val="both"/>
            </w:pPr>
            <w:r>
              <w:rPr>
                <w:color w:val="000000"/>
              </w:rPr>
              <w:t>Ingeniería</w:t>
            </w:r>
          </w:p>
          <w:p w14:paraId="000001E1" w14:textId="77777777" w:rsidR="0095013F" w:rsidRDefault="001C5456">
            <w:pPr>
              <w:numPr>
                <w:ilvl w:val="0"/>
                <w:numId w:val="4"/>
              </w:numPr>
              <w:pBdr>
                <w:top w:val="nil"/>
                <w:left w:val="nil"/>
                <w:bottom w:val="nil"/>
                <w:right w:val="nil"/>
                <w:between w:val="nil"/>
              </w:pBdr>
              <w:jc w:val="both"/>
            </w:pPr>
            <w:r>
              <w:rPr>
                <w:color w:val="000000"/>
              </w:rPr>
              <w:t>Evaluación del cliente</w:t>
            </w:r>
          </w:p>
          <w:p w14:paraId="000001E2" w14:textId="41F78B36" w:rsidR="0095013F" w:rsidRDefault="001C5456">
            <w:pPr>
              <w:jc w:val="both"/>
            </w:pPr>
            <w:r>
              <w:t xml:space="preserve">Las versiones del sistema a evaluar están dirigidas por el número de iteraciones que va a ser </w:t>
            </w:r>
            <w:r w:rsidR="00797E57">
              <w:t xml:space="preserve">representada en </w:t>
            </w:r>
            <w:r>
              <w:t>forma de espiral de adentro hacia a fuera, determinando el riesgo y la posible solución.</w:t>
            </w:r>
          </w:p>
          <w:p w14:paraId="000001E3" w14:textId="77777777" w:rsidR="0095013F" w:rsidRDefault="0095013F">
            <w:pPr>
              <w:jc w:val="both"/>
              <w:rPr>
                <w:color w:val="999999"/>
              </w:rPr>
            </w:pPr>
          </w:p>
          <w:p w14:paraId="000001E4" w14:textId="77777777" w:rsidR="0095013F" w:rsidRDefault="0095013F">
            <w:pPr>
              <w:jc w:val="both"/>
              <w:rPr>
                <w:color w:val="999999"/>
              </w:rPr>
            </w:pPr>
          </w:p>
          <w:p w14:paraId="000001E5" w14:textId="77777777" w:rsidR="0095013F" w:rsidRDefault="0095013F">
            <w:pPr>
              <w:jc w:val="both"/>
              <w:rPr>
                <w:color w:val="999999"/>
              </w:rPr>
            </w:pPr>
          </w:p>
        </w:tc>
        <w:tc>
          <w:tcPr>
            <w:tcW w:w="4208" w:type="dxa"/>
            <w:shd w:val="clear" w:color="auto" w:fill="auto"/>
            <w:tcMar>
              <w:top w:w="100" w:type="dxa"/>
              <w:left w:w="100" w:type="dxa"/>
              <w:bottom w:w="100" w:type="dxa"/>
              <w:right w:w="100" w:type="dxa"/>
            </w:tcMar>
          </w:tcPr>
          <w:p w14:paraId="000001E7" w14:textId="0284E27A" w:rsidR="0095013F" w:rsidRDefault="001C5456">
            <w:pPr>
              <w:widowControl w:val="0"/>
              <w:spacing w:line="240" w:lineRule="auto"/>
            </w:pPr>
            <w:r>
              <w:rPr>
                <w:b/>
              </w:rPr>
              <w:lastRenderedPageBreak/>
              <w:t>Figura 2</w:t>
            </w:r>
          </w:p>
          <w:p w14:paraId="000001E8" w14:textId="77777777" w:rsidR="0095013F" w:rsidRDefault="001C5456">
            <w:pPr>
              <w:widowControl w:val="0"/>
              <w:spacing w:line="240" w:lineRule="auto"/>
            </w:pPr>
            <w:r>
              <w:t>Modelo Boehm</w:t>
            </w:r>
          </w:p>
          <w:p w14:paraId="000001E9" w14:textId="77777777" w:rsidR="0095013F" w:rsidRDefault="001C5456">
            <w:pPr>
              <w:widowControl w:val="0"/>
              <w:spacing w:line="240" w:lineRule="auto"/>
            </w:pPr>
            <w:r>
              <w:rPr>
                <w:noProof/>
              </w:rPr>
              <w:lastRenderedPageBreak/>
              <w:drawing>
                <wp:inline distT="0" distB="0" distL="0" distR="0" wp14:anchorId="36684742" wp14:editId="59827196">
                  <wp:extent cx="2207427" cy="2165121"/>
                  <wp:effectExtent l="0" t="0" r="0" b="0"/>
                  <wp:docPr id="27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8"/>
                          <a:srcRect/>
                          <a:stretch>
                            <a:fillRect/>
                          </a:stretch>
                        </pic:blipFill>
                        <pic:spPr>
                          <a:xfrm>
                            <a:off x="0" y="0"/>
                            <a:ext cx="2207427" cy="2165121"/>
                          </a:xfrm>
                          <a:prstGeom prst="rect">
                            <a:avLst/>
                          </a:prstGeom>
                          <a:ln/>
                        </pic:spPr>
                      </pic:pic>
                    </a:graphicData>
                  </a:graphic>
                </wp:inline>
              </w:drawing>
            </w:r>
          </w:p>
          <w:p w14:paraId="000001EA" w14:textId="77777777" w:rsidR="0095013F" w:rsidRDefault="001C5456">
            <w:pPr>
              <w:widowControl w:val="0"/>
              <w:spacing w:line="240" w:lineRule="auto"/>
            </w:pPr>
            <w:r>
              <w:rPr>
                <w:i/>
              </w:rPr>
              <w:t xml:space="preserve"> Nota (</w:t>
            </w:r>
            <w:r>
              <w:rPr>
                <w:color w:val="000000"/>
              </w:rPr>
              <w:t>Wikipedia</w:t>
            </w:r>
            <w:r>
              <w:rPr>
                <w:i/>
              </w:rPr>
              <w:t>, 2018).</w:t>
            </w:r>
            <w:r>
              <w:t xml:space="preserve"> Fuente: </w:t>
            </w:r>
          </w:p>
          <w:p w14:paraId="000001EB" w14:textId="77777777" w:rsidR="0095013F" w:rsidRDefault="00000000">
            <w:pPr>
              <w:widowControl w:val="0"/>
              <w:spacing w:line="240" w:lineRule="auto"/>
            </w:pPr>
            <w:hyperlink r:id="rId59">
              <w:r w:rsidR="001C5456">
                <w:rPr>
                  <w:color w:val="0000FF"/>
                  <w:u w:val="single"/>
                </w:rPr>
                <w:t>https://es.m.wikipedia.org/wiki/Archivo:Modelo_Espiral_Boehm.svg</w:t>
              </w:r>
            </w:hyperlink>
          </w:p>
          <w:p w14:paraId="000001EC" w14:textId="77777777" w:rsidR="0095013F" w:rsidRDefault="001C5456">
            <w:pPr>
              <w:widowControl w:val="0"/>
              <w:spacing w:line="240" w:lineRule="auto"/>
            </w:pPr>
            <w:r>
              <w:rPr>
                <w:b/>
              </w:rPr>
              <w:t xml:space="preserve">Imagen: </w:t>
            </w:r>
            <w:r>
              <w:t>228130_i30</w:t>
            </w:r>
          </w:p>
        </w:tc>
      </w:tr>
      <w:tr w:rsidR="0095013F" w14:paraId="19A038B8" w14:textId="77777777">
        <w:trPr>
          <w:trHeight w:val="420"/>
        </w:trPr>
        <w:tc>
          <w:tcPr>
            <w:tcW w:w="9204" w:type="dxa"/>
            <w:gridSpan w:val="2"/>
            <w:shd w:val="clear" w:color="auto" w:fill="auto"/>
            <w:tcMar>
              <w:top w:w="100" w:type="dxa"/>
              <w:left w:w="100" w:type="dxa"/>
              <w:bottom w:w="100" w:type="dxa"/>
              <w:right w:w="100" w:type="dxa"/>
            </w:tcMar>
          </w:tcPr>
          <w:p w14:paraId="000001ED" w14:textId="77777777" w:rsidR="0095013F" w:rsidRDefault="001C5456">
            <w:pPr>
              <w:pBdr>
                <w:top w:val="nil"/>
                <w:left w:val="nil"/>
                <w:bottom w:val="nil"/>
                <w:right w:val="nil"/>
                <w:between w:val="nil"/>
              </w:pBdr>
              <w:spacing w:after="120" w:line="240" w:lineRule="auto"/>
              <w:rPr>
                <w:b/>
                <w:color w:val="000000"/>
              </w:rPr>
            </w:pPr>
            <w:r>
              <w:rPr>
                <w:b/>
              </w:rPr>
              <w:lastRenderedPageBreak/>
              <w:t xml:space="preserve">Paradigma </w:t>
            </w:r>
            <w:r w:rsidRPr="00612C6D">
              <w:rPr>
                <w:b/>
                <w:i/>
              </w:rPr>
              <w:t>GQM</w:t>
            </w:r>
            <w:r>
              <w:rPr>
                <w:b/>
              </w:rPr>
              <w:t xml:space="preserve"> (</w:t>
            </w:r>
            <w:proofErr w:type="spellStart"/>
            <w:r w:rsidRPr="00612C6D">
              <w:rPr>
                <w:b/>
                <w:i/>
              </w:rPr>
              <w:t>Goal-Question-Metric</w:t>
            </w:r>
            <w:proofErr w:type="spellEnd"/>
            <w:r>
              <w:rPr>
                <w:b/>
              </w:rPr>
              <w:t>)</w:t>
            </w:r>
          </w:p>
          <w:p w14:paraId="000001EE" w14:textId="34A16069" w:rsidR="0095013F" w:rsidRDefault="001C5456">
            <w:pPr>
              <w:pBdr>
                <w:top w:val="nil"/>
                <w:left w:val="nil"/>
                <w:bottom w:val="nil"/>
                <w:right w:val="nil"/>
                <w:between w:val="nil"/>
              </w:pBdr>
              <w:spacing w:after="120" w:line="240" w:lineRule="auto"/>
              <w:jc w:val="both"/>
            </w:pPr>
            <w:r>
              <w:t xml:space="preserve">Este modelo se enfoca en los componentes de mejora en los procesos, creado por </w:t>
            </w:r>
            <w:proofErr w:type="spellStart"/>
            <w:r>
              <w:t>Basili</w:t>
            </w:r>
            <w:proofErr w:type="spellEnd"/>
            <w:r>
              <w:t xml:space="preserve"> y </w:t>
            </w:r>
            <w:proofErr w:type="spellStart"/>
            <w:r>
              <w:t>Rombaches</w:t>
            </w:r>
            <w:proofErr w:type="spellEnd"/>
            <w:r>
              <w:t xml:space="preserve"> por medio de un paradigma</w:t>
            </w:r>
            <w:r w:rsidR="00797E57">
              <w:t xml:space="preserve"> que se requiere evaluar</w:t>
            </w:r>
            <w:r>
              <w:t xml:space="preserve"> mediante preguntas y establecer el cumplimiento de los objetivos.</w:t>
            </w:r>
          </w:p>
          <w:p w14:paraId="000001EF" w14:textId="77777777" w:rsidR="0095013F" w:rsidRDefault="001C5456">
            <w:pPr>
              <w:pBdr>
                <w:top w:val="nil"/>
                <w:left w:val="nil"/>
                <w:bottom w:val="nil"/>
                <w:right w:val="nil"/>
                <w:between w:val="nil"/>
              </w:pBdr>
              <w:spacing w:after="120" w:line="240" w:lineRule="auto"/>
            </w:pPr>
            <w:r>
              <w:t>Los puntos relevantes en este modelo son:</w:t>
            </w:r>
          </w:p>
          <w:p w14:paraId="000001F0" w14:textId="35EFFF75" w:rsidR="0095013F" w:rsidRDefault="001C5456">
            <w:pPr>
              <w:pBdr>
                <w:top w:val="nil"/>
                <w:left w:val="nil"/>
                <w:bottom w:val="nil"/>
                <w:right w:val="nil"/>
                <w:between w:val="nil"/>
              </w:pBdr>
              <w:spacing w:after="120" w:line="240" w:lineRule="auto"/>
            </w:pPr>
            <w:r>
              <w:rPr>
                <w:b/>
              </w:rPr>
              <w:t xml:space="preserve">Metas: </w:t>
            </w:r>
            <w:r w:rsidR="00797E57">
              <w:t xml:space="preserve">que </w:t>
            </w:r>
            <w:r>
              <w:t>son los objetivos, las intenciones específicas y generales que va a tener dicha organización.</w:t>
            </w:r>
          </w:p>
          <w:p w14:paraId="000001F1" w14:textId="49EAEED9" w:rsidR="0095013F" w:rsidRDefault="001C5456">
            <w:pPr>
              <w:pBdr>
                <w:top w:val="nil"/>
                <w:left w:val="nil"/>
                <w:bottom w:val="nil"/>
                <w:right w:val="nil"/>
                <w:between w:val="nil"/>
              </w:pBdr>
              <w:spacing w:after="120" w:line="240" w:lineRule="auto"/>
            </w:pPr>
            <w:r>
              <w:rPr>
                <w:b/>
              </w:rPr>
              <w:t xml:space="preserve">Preguntas: </w:t>
            </w:r>
            <w:r w:rsidRPr="00612C6D">
              <w:t>s</w:t>
            </w:r>
            <w:r>
              <w:t>e establecen los cuestionarios para cada uno de los objetivos</w:t>
            </w:r>
            <w:r w:rsidR="00797E57">
              <w:t xml:space="preserve"> con su</w:t>
            </w:r>
            <w:r>
              <w:t xml:space="preserve"> correspondiente evaluación.</w:t>
            </w:r>
          </w:p>
          <w:p w14:paraId="000001F2" w14:textId="4CE216A9" w:rsidR="0095013F" w:rsidRDefault="001C5456">
            <w:pPr>
              <w:pBdr>
                <w:top w:val="nil"/>
                <w:left w:val="nil"/>
                <w:bottom w:val="nil"/>
                <w:right w:val="nil"/>
                <w:between w:val="nil"/>
              </w:pBdr>
              <w:spacing w:after="120" w:line="240" w:lineRule="auto"/>
              <w:jc w:val="both"/>
              <w:rPr>
                <w:color w:val="999999"/>
              </w:rPr>
            </w:pPr>
            <w:r>
              <w:rPr>
                <w:b/>
              </w:rPr>
              <w:lastRenderedPageBreak/>
              <w:t xml:space="preserve">Métricas: </w:t>
            </w:r>
            <w:r>
              <w:t xml:space="preserve">son la medición </w:t>
            </w:r>
            <w:r w:rsidR="00797E57">
              <w:t xml:space="preserve">con </w:t>
            </w:r>
            <w:r>
              <w:t xml:space="preserve">base </w:t>
            </w:r>
            <w:r w:rsidR="00797E57">
              <w:t xml:space="preserve">en </w:t>
            </w:r>
            <w:r>
              <w:t>la</w:t>
            </w:r>
            <w:r w:rsidR="00797E57">
              <w:t>s</w:t>
            </w:r>
            <w:r>
              <w:t xml:space="preserve"> respuesta</w:t>
            </w:r>
            <w:r w:rsidR="00797E57">
              <w:t>s</w:t>
            </w:r>
            <w:r>
              <w:t xml:space="preserve"> de las preguntas</w:t>
            </w:r>
            <w:r w:rsidR="00797E57">
              <w:t xml:space="preserve">; </w:t>
            </w:r>
            <w:r>
              <w:t xml:space="preserve">cabe indicar que se realiza un análisis </w:t>
            </w:r>
            <w:r w:rsidR="00797E57">
              <w:t xml:space="preserve">de </w:t>
            </w:r>
            <w:r>
              <w:t>si esa métrica ayud</w:t>
            </w:r>
            <w:r w:rsidR="00797E57">
              <w:t>ó</w:t>
            </w:r>
            <w:r>
              <w:t xml:space="preserve"> al proceso cumpli</w:t>
            </w:r>
            <w:r w:rsidR="00797E57">
              <w:t>endo</w:t>
            </w:r>
            <w:r>
              <w:t xml:space="preserve"> el objetivo deseado.</w:t>
            </w:r>
          </w:p>
        </w:tc>
        <w:tc>
          <w:tcPr>
            <w:tcW w:w="4208" w:type="dxa"/>
            <w:shd w:val="clear" w:color="auto" w:fill="auto"/>
            <w:tcMar>
              <w:top w:w="100" w:type="dxa"/>
              <w:left w:w="100" w:type="dxa"/>
              <w:bottom w:w="100" w:type="dxa"/>
              <w:right w:w="100" w:type="dxa"/>
            </w:tcMar>
          </w:tcPr>
          <w:p w14:paraId="000001F4" w14:textId="77777777" w:rsidR="0095013F" w:rsidRDefault="001C5456">
            <w:pPr>
              <w:widowControl w:val="0"/>
              <w:spacing w:line="240" w:lineRule="auto"/>
            </w:pPr>
            <w:r>
              <w:rPr>
                <w:noProof/>
              </w:rPr>
              <w:lastRenderedPageBreak/>
              <w:drawing>
                <wp:inline distT="0" distB="0" distL="0" distR="0" wp14:anchorId="7C4C73AF" wp14:editId="1BFF0BDE">
                  <wp:extent cx="2063217" cy="1440814"/>
                  <wp:effectExtent l="0" t="0" r="0" b="0"/>
                  <wp:docPr id="273"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60"/>
                          <a:srcRect/>
                          <a:stretch>
                            <a:fillRect/>
                          </a:stretch>
                        </pic:blipFill>
                        <pic:spPr>
                          <a:xfrm>
                            <a:off x="0" y="0"/>
                            <a:ext cx="2063217" cy="1440814"/>
                          </a:xfrm>
                          <a:prstGeom prst="rect">
                            <a:avLst/>
                          </a:prstGeom>
                          <a:ln/>
                        </pic:spPr>
                      </pic:pic>
                    </a:graphicData>
                  </a:graphic>
                </wp:inline>
              </w:drawing>
            </w:r>
          </w:p>
          <w:p w14:paraId="000001F5" w14:textId="77777777" w:rsidR="0095013F" w:rsidRDefault="001C5456">
            <w:pPr>
              <w:widowControl w:val="0"/>
              <w:spacing w:line="240" w:lineRule="auto"/>
            </w:pPr>
            <w:r>
              <w:t>Imagen de referencia</w:t>
            </w:r>
          </w:p>
          <w:p w14:paraId="000001F6" w14:textId="77777777" w:rsidR="0095013F" w:rsidRDefault="00000000">
            <w:pPr>
              <w:widowControl w:val="0"/>
              <w:spacing w:line="240" w:lineRule="auto"/>
            </w:pPr>
            <w:hyperlink r:id="rId61">
              <w:r w:rsidR="001C5456">
                <w:rPr>
                  <w:color w:val="0000FF"/>
                  <w:u w:val="single"/>
                </w:rPr>
                <w:t>https://image.shutterstock.com/image-photo/goal-question-metric-business-</w:t>
              </w:r>
              <w:r w:rsidR="001C5456">
                <w:rPr>
                  <w:color w:val="0000FF"/>
                  <w:u w:val="single"/>
                </w:rPr>
                <w:lastRenderedPageBreak/>
                <w:t>concept-600w-1337433434.jpg</w:t>
              </w:r>
            </w:hyperlink>
            <w:r w:rsidR="001C5456">
              <w:t xml:space="preserve"> </w:t>
            </w:r>
          </w:p>
          <w:p w14:paraId="000001F7" w14:textId="77777777" w:rsidR="0095013F" w:rsidRDefault="001C5456">
            <w:pPr>
              <w:widowControl w:val="0"/>
              <w:spacing w:line="240" w:lineRule="auto"/>
            </w:pPr>
            <w:r>
              <w:rPr>
                <w:b/>
              </w:rPr>
              <w:t xml:space="preserve">Imagen: </w:t>
            </w:r>
            <w:r>
              <w:t>228130_i31</w:t>
            </w:r>
          </w:p>
        </w:tc>
      </w:tr>
      <w:tr w:rsidR="0095013F" w14:paraId="32ACA836" w14:textId="77777777">
        <w:trPr>
          <w:trHeight w:val="420"/>
        </w:trPr>
        <w:tc>
          <w:tcPr>
            <w:tcW w:w="9204" w:type="dxa"/>
            <w:gridSpan w:val="2"/>
            <w:shd w:val="clear" w:color="auto" w:fill="auto"/>
            <w:tcMar>
              <w:top w:w="100" w:type="dxa"/>
              <w:left w:w="100" w:type="dxa"/>
              <w:bottom w:w="100" w:type="dxa"/>
              <w:right w:w="100" w:type="dxa"/>
            </w:tcMar>
          </w:tcPr>
          <w:p w14:paraId="000001F8" w14:textId="77777777" w:rsidR="0095013F" w:rsidRDefault="001C5456">
            <w:pPr>
              <w:pBdr>
                <w:top w:val="nil"/>
                <w:left w:val="nil"/>
                <w:bottom w:val="nil"/>
                <w:right w:val="nil"/>
                <w:between w:val="nil"/>
              </w:pBdr>
              <w:spacing w:after="120" w:line="240" w:lineRule="auto"/>
              <w:rPr>
                <w:b/>
                <w:color w:val="000000"/>
              </w:rPr>
            </w:pPr>
            <w:r>
              <w:rPr>
                <w:b/>
              </w:rPr>
              <w:lastRenderedPageBreak/>
              <w:t xml:space="preserve">Modelo </w:t>
            </w:r>
            <w:proofErr w:type="spellStart"/>
            <w:r w:rsidRPr="00612C6D">
              <w:rPr>
                <w:b/>
                <w:i/>
              </w:rPr>
              <w:t>Gilb</w:t>
            </w:r>
            <w:proofErr w:type="spellEnd"/>
          </w:p>
          <w:p w14:paraId="000001F9" w14:textId="2F3617D3" w:rsidR="0095013F" w:rsidRDefault="001C5456">
            <w:pPr>
              <w:pBdr>
                <w:top w:val="nil"/>
                <w:left w:val="nil"/>
                <w:bottom w:val="nil"/>
                <w:right w:val="nil"/>
                <w:between w:val="nil"/>
              </w:pBdr>
              <w:spacing w:after="120" w:line="240" w:lineRule="auto"/>
              <w:jc w:val="both"/>
            </w:pPr>
            <w:r>
              <w:t xml:space="preserve">Mediante este modelo de </w:t>
            </w:r>
            <w:proofErr w:type="spellStart"/>
            <w:r w:rsidRPr="00612C6D">
              <w:rPr>
                <w:i/>
              </w:rPr>
              <w:t>Gilb</w:t>
            </w:r>
            <w:proofErr w:type="spellEnd"/>
            <w:r>
              <w:t xml:space="preserve"> se puede construir una serie de especificaciones las mismas que se describen para determinar la calidad del proyecto.  Este tipo de requerimientos deben ser construidos </w:t>
            </w:r>
            <w:r w:rsidR="00797E57">
              <w:t>tanto por</w:t>
            </w:r>
            <w:r>
              <w:t xml:space="preserve"> el investigador como por el usuario.</w:t>
            </w:r>
          </w:p>
          <w:p w14:paraId="000001FA" w14:textId="77777777" w:rsidR="0095013F" w:rsidRDefault="001C5456">
            <w:pPr>
              <w:pBdr>
                <w:top w:val="nil"/>
                <w:left w:val="nil"/>
                <w:bottom w:val="nil"/>
                <w:right w:val="nil"/>
                <w:between w:val="nil"/>
              </w:pBdr>
              <w:spacing w:after="120" w:line="240" w:lineRule="auto"/>
              <w:jc w:val="both"/>
            </w:pPr>
            <w:r>
              <w:t>En realidad, lo que se busca es el cumplimiento de los requerimientos definidos, y obteniendo a su vez una satisfacción por parte del usuario. Cada una de las características definidas son medibles a otros tipos de sub características donde se debe especificar:</w:t>
            </w:r>
          </w:p>
          <w:p w14:paraId="000001FB" w14:textId="77777777" w:rsidR="0095013F" w:rsidRDefault="001C5456">
            <w:pPr>
              <w:numPr>
                <w:ilvl w:val="2"/>
                <w:numId w:val="9"/>
              </w:numPr>
              <w:pBdr>
                <w:top w:val="nil"/>
                <w:left w:val="nil"/>
                <w:bottom w:val="nil"/>
                <w:right w:val="nil"/>
                <w:between w:val="nil"/>
              </w:pBdr>
              <w:spacing w:line="240" w:lineRule="auto"/>
            </w:pPr>
            <w:r>
              <w:rPr>
                <w:color w:val="000000"/>
              </w:rPr>
              <w:t>Nombre de la característica</w:t>
            </w:r>
          </w:p>
          <w:p w14:paraId="000001FC" w14:textId="77777777" w:rsidR="0095013F" w:rsidRDefault="001C5456">
            <w:pPr>
              <w:numPr>
                <w:ilvl w:val="2"/>
                <w:numId w:val="9"/>
              </w:numPr>
              <w:pBdr>
                <w:top w:val="nil"/>
                <w:left w:val="nil"/>
                <w:bottom w:val="nil"/>
                <w:right w:val="nil"/>
                <w:between w:val="nil"/>
              </w:pBdr>
              <w:spacing w:line="240" w:lineRule="auto"/>
            </w:pPr>
            <w:r>
              <w:rPr>
                <w:color w:val="000000"/>
              </w:rPr>
              <w:t>Unidad de medición</w:t>
            </w:r>
          </w:p>
          <w:p w14:paraId="000001FD" w14:textId="77777777" w:rsidR="0095013F" w:rsidRDefault="001C5456">
            <w:pPr>
              <w:numPr>
                <w:ilvl w:val="2"/>
                <w:numId w:val="9"/>
              </w:numPr>
              <w:pBdr>
                <w:top w:val="nil"/>
                <w:left w:val="nil"/>
                <w:bottom w:val="nil"/>
                <w:right w:val="nil"/>
                <w:between w:val="nil"/>
              </w:pBdr>
              <w:spacing w:line="240" w:lineRule="auto"/>
            </w:pPr>
            <w:r>
              <w:rPr>
                <w:color w:val="000000"/>
              </w:rPr>
              <w:t>Prueba o recogida de datos</w:t>
            </w:r>
          </w:p>
          <w:p w14:paraId="000001FE" w14:textId="77777777" w:rsidR="0095013F" w:rsidRDefault="001C5456">
            <w:pPr>
              <w:numPr>
                <w:ilvl w:val="2"/>
                <w:numId w:val="9"/>
              </w:numPr>
              <w:pBdr>
                <w:top w:val="nil"/>
                <w:left w:val="nil"/>
                <w:bottom w:val="nil"/>
                <w:right w:val="nil"/>
                <w:between w:val="nil"/>
              </w:pBdr>
              <w:spacing w:line="240" w:lineRule="auto"/>
            </w:pPr>
            <w:r>
              <w:rPr>
                <w:color w:val="000000"/>
              </w:rPr>
              <w:t>El valor estimado</w:t>
            </w:r>
          </w:p>
          <w:p w14:paraId="000001FF" w14:textId="493CB48C" w:rsidR="0095013F" w:rsidRDefault="001C5456">
            <w:pPr>
              <w:numPr>
                <w:ilvl w:val="2"/>
                <w:numId w:val="9"/>
              </w:numPr>
              <w:pBdr>
                <w:top w:val="nil"/>
                <w:left w:val="nil"/>
                <w:bottom w:val="nil"/>
                <w:right w:val="nil"/>
                <w:between w:val="nil"/>
              </w:pBdr>
              <w:spacing w:line="240" w:lineRule="auto"/>
            </w:pPr>
            <w:r>
              <w:rPr>
                <w:color w:val="000000"/>
              </w:rPr>
              <w:t xml:space="preserve">El valor </w:t>
            </w:r>
            <w:r w:rsidR="00797E57">
              <w:rPr>
                <w:color w:val="000000"/>
              </w:rPr>
              <w:t>ó</w:t>
            </w:r>
            <w:r>
              <w:rPr>
                <w:color w:val="000000"/>
              </w:rPr>
              <w:t>ptimo</w:t>
            </w:r>
          </w:p>
          <w:p w14:paraId="00000200" w14:textId="77777777" w:rsidR="0095013F" w:rsidRDefault="001C5456">
            <w:pPr>
              <w:numPr>
                <w:ilvl w:val="2"/>
                <w:numId w:val="9"/>
              </w:numPr>
              <w:pBdr>
                <w:top w:val="nil"/>
                <w:left w:val="nil"/>
                <w:bottom w:val="nil"/>
                <w:right w:val="nil"/>
                <w:between w:val="nil"/>
              </w:pBdr>
              <w:spacing w:line="240" w:lineRule="auto"/>
            </w:pPr>
            <w:r>
              <w:rPr>
                <w:color w:val="000000"/>
              </w:rPr>
              <w:t>El valor obtenido en el sistema</w:t>
            </w:r>
          </w:p>
          <w:p w14:paraId="00000201" w14:textId="77777777" w:rsidR="0095013F" w:rsidRDefault="001C5456">
            <w:pPr>
              <w:numPr>
                <w:ilvl w:val="2"/>
                <w:numId w:val="9"/>
              </w:numPr>
              <w:pBdr>
                <w:top w:val="nil"/>
                <w:left w:val="nil"/>
                <w:bottom w:val="nil"/>
                <w:right w:val="nil"/>
                <w:between w:val="nil"/>
              </w:pBdr>
              <w:spacing w:after="120" w:line="240" w:lineRule="auto"/>
              <w:rPr>
                <w:b/>
                <w:color w:val="000000"/>
              </w:rPr>
            </w:pPr>
            <w:r>
              <w:rPr>
                <w:color w:val="000000"/>
              </w:rPr>
              <w:t>Observaciones</w:t>
            </w:r>
          </w:p>
        </w:tc>
        <w:tc>
          <w:tcPr>
            <w:tcW w:w="4208" w:type="dxa"/>
            <w:shd w:val="clear" w:color="auto" w:fill="auto"/>
            <w:tcMar>
              <w:top w:w="100" w:type="dxa"/>
              <w:left w:w="100" w:type="dxa"/>
              <w:bottom w:w="100" w:type="dxa"/>
              <w:right w:w="100" w:type="dxa"/>
            </w:tcMar>
          </w:tcPr>
          <w:p w14:paraId="00000203" w14:textId="77777777" w:rsidR="0095013F" w:rsidRDefault="001C5456">
            <w:pPr>
              <w:widowControl w:val="0"/>
              <w:spacing w:line="240" w:lineRule="auto"/>
            </w:pPr>
            <w:r>
              <w:rPr>
                <w:noProof/>
              </w:rPr>
              <w:drawing>
                <wp:inline distT="0" distB="0" distL="0" distR="0" wp14:anchorId="227710E7" wp14:editId="4CD02BCF">
                  <wp:extent cx="2255273" cy="1578691"/>
                  <wp:effectExtent l="0" t="0" r="0" b="0"/>
                  <wp:docPr id="248" name="image11.jpg" descr="Metrics concept illustration. Data chart with calculator."/>
                  <wp:cNvGraphicFramePr/>
                  <a:graphic xmlns:a="http://schemas.openxmlformats.org/drawingml/2006/main">
                    <a:graphicData uri="http://schemas.openxmlformats.org/drawingml/2006/picture">
                      <pic:pic xmlns:pic="http://schemas.openxmlformats.org/drawingml/2006/picture">
                        <pic:nvPicPr>
                          <pic:cNvPr id="0" name="image11.jpg" descr="Metrics concept illustration. Data chart with calculator."/>
                          <pic:cNvPicPr preferRelativeResize="0"/>
                        </pic:nvPicPr>
                        <pic:blipFill>
                          <a:blip r:embed="rId62"/>
                          <a:srcRect/>
                          <a:stretch>
                            <a:fillRect/>
                          </a:stretch>
                        </pic:blipFill>
                        <pic:spPr>
                          <a:xfrm>
                            <a:off x="0" y="0"/>
                            <a:ext cx="2255273" cy="1578691"/>
                          </a:xfrm>
                          <a:prstGeom prst="rect">
                            <a:avLst/>
                          </a:prstGeom>
                          <a:ln/>
                        </pic:spPr>
                      </pic:pic>
                    </a:graphicData>
                  </a:graphic>
                </wp:inline>
              </w:drawing>
            </w:r>
          </w:p>
          <w:p w14:paraId="00000204" w14:textId="77777777" w:rsidR="0095013F" w:rsidRDefault="001C5456">
            <w:pPr>
              <w:widowControl w:val="0"/>
              <w:spacing w:line="240" w:lineRule="auto"/>
            </w:pPr>
            <w:r>
              <w:t>Imagen de referencia</w:t>
            </w:r>
          </w:p>
          <w:p w14:paraId="00000205" w14:textId="77777777" w:rsidR="0095013F" w:rsidRDefault="00000000">
            <w:pPr>
              <w:widowControl w:val="0"/>
              <w:spacing w:line="240" w:lineRule="auto"/>
            </w:pPr>
            <w:hyperlink r:id="rId63">
              <w:r w:rsidR="001C5456">
                <w:rPr>
                  <w:color w:val="0000FF"/>
                  <w:u w:val="single"/>
                </w:rPr>
                <w:t>https://image.shutterstock.com/image-illustration/metrics-concept-illustration-data-chart-600w-1155774370.jpg</w:t>
              </w:r>
            </w:hyperlink>
            <w:r w:rsidR="001C5456">
              <w:t xml:space="preserve"> </w:t>
            </w:r>
          </w:p>
          <w:p w14:paraId="00000206" w14:textId="77777777" w:rsidR="0095013F" w:rsidRDefault="001C5456">
            <w:pPr>
              <w:widowControl w:val="0"/>
              <w:spacing w:line="240" w:lineRule="auto"/>
            </w:pPr>
            <w:r>
              <w:rPr>
                <w:b/>
              </w:rPr>
              <w:t xml:space="preserve">Imagen: </w:t>
            </w:r>
            <w:r>
              <w:t>228130_i32</w:t>
            </w:r>
          </w:p>
        </w:tc>
      </w:tr>
      <w:tr w:rsidR="0095013F" w:rsidRPr="002C1226" w14:paraId="24BDF064" w14:textId="77777777">
        <w:trPr>
          <w:trHeight w:val="420"/>
        </w:trPr>
        <w:tc>
          <w:tcPr>
            <w:tcW w:w="9204" w:type="dxa"/>
            <w:gridSpan w:val="2"/>
            <w:shd w:val="clear" w:color="auto" w:fill="auto"/>
            <w:tcMar>
              <w:top w:w="100" w:type="dxa"/>
              <w:left w:w="100" w:type="dxa"/>
              <w:bottom w:w="100" w:type="dxa"/>
              <w:right w:w="100" w:type="dxa"/>
            </w:tcMar>
          </w:tcPr>
          <w:p w14:paraId="00000207" w14:textId="77777777" w:rsidR="0095013F" w:rsidRPr="002C1226" w:rsidRDefault="001C5456">
            <w:pPr>
              <w:pBdr>
                <w:top w:val="nil"/>
                <w:left w:val="nil"/>
                <w:bottom w:val="nil"/>
                <w:right w:val="nil"/>
                <w:between w:val="nil"/>
              </w:pBdr>
              <w:spacing w:after="120" w:line="240" w:lineRule="auto"/>
              <w:rPr>
                <w:b/>
                <w:color w:val="000000"/>
              </w:rPr>
            </w:pPr>
            <w:r w:rsidRPr="002C1226">
              <w:rPr>
                <w:b/>
              </w:rPr>
              <w:t>Marco ISO 9126</w:t>
            </w:r>
          </w:p>
          <w:p w14:paraId="00000208" w14:textId="356C92D6" w:rsidR="0095013F" w:rsidRPr="002C1226" w:rsidRDefault="001C5456">
            <w:pPr>
              <w:pBdr>
                <w:top w:val="nil"/>
                <w:left w:val="nil"/>
                <w:bottom w:val="nil"/>
                <w:right w:val="nil"/>
                <w:between w:val="nil"/>
              </w:pBdr>
              <w:spacing w:after="120" w:line="240" w:lineRule="auto"/>
              <w:jc w:val="both"/>
            </w:pPr>
            <w:r w:rsidRPr="002C1226">
              <w:t xml:space="preserve">Es un estándar en la ingeniería del </w:t>
            </w:r>
            <w:r w:rsidR="002C1226" w:rsidRPr="002C1226">
              <w:rPr>
                <w:i/>
                <w:iCs/>
              </w:rPr>
              <w:t>software</w:t>
            </w:r>
            <w:r w:rsidRPr="002C1226">
              <w:t xml:space="preserve"> que se fundamenta en el nivel de satisfacción a nivel de producto. El objetivo principal en este tipo de modelo es que el producto cumpla con el requerimiento en un contenido específico de uso.</w:t>
            </w:r>
          </w:p>
          <w:p w14:paraId="00000209" w14:textId="77777777" w:rsidR="0095013F" w:rsidRPr="002C1226" w:rsidRDefault="001C5456">
            <w:pPr>
              <w:pBdr>
                <w:top w:val="nil"/>
                <w:left w:val="nil"/>
                <w:bottom w:val="nil"/>
                <w:right w:val="nil"/>
                <w:between w:val="nil"/>
              </w:pBdr>
              <w:spacing w:after="120" w:line="240" w:lineRule="auto"/>
            </w:pPr>
            <w:r w:rsidRPr="002C1226">
              <w:t>La norma está compuesta por seis factores:</w:t>
            </w:r>
          </w:p>
          <w:p w14:paraId="0000020A" w14:textId="77777777" w:rsidR="0095013F" w:rsidRPr="002C1226" w:rsidRDefault="0095013F">
            <w:pPr>
              <w:pBdr>
                <w:top w:val="nil"/>
                <w:left w:val="nil"/>
                <w:bottom w:val="nil"/>
                <w:right w:val="nil"/>
                <w:between w:val="nil"/>
              </w:pBdr>
              <w:spacing w:line="240" w:lineRule="auto"/>
              <w:ind w:left="1800"/>
              <w:rPr>
                <w:color w:val="000000"/>
              </w:rPr>
            </w:pPr>
          </w:p>
          <w:p w14:paraId="0000020B" w14:textId="77777777" w:rsidR="0095013F" w:rsidRPr="002C1226" w:rsidRDefault="001C5456">
            <w:pPr>
              <w:numPr>
                <w:ilvl w:val="2"/>
                <w:numId w:val="20"/>
              </w:numPr>
              <w:pBdr>
                <w:top w:val="nil"/>
                <w:left w:val="nil"/>
                <w:bottom w:val="nil"/>
                <w:right w:val="nil"/>
                <w:between w:val="nil"/>
              </w:pBdr>
              <w:spacing w:line="240" w:lineRule="auto"/>
            </w:pPr>
            <w:r w:rsidRPr="002C1226">
              <w:rPr>
                <w:color w:val="000000"/>
              </w:rPr>
              <w:t>Funcionabilidad</w:t>
            </w:r>
          </w:p>
          <w:p w14:paraId="0000020C" w14:textId="77777777" w:rsidR="0095013F" w:rsidRPr="002C1226" w:rsidRDefault="001C5456">
            <w:pPr>
              <w:numPr>
                <w:ilvl w:val="2"/>
                <w:numId w:val="20"/>
              </w:numPr>
              <w:pBdr>
                <w:top w:val="nil"/>
                <w:left w:val="nil"/>
                <w:bottom w:val="nil"/>
                <w:right w:val="nil"/>
                <w:between w:val="nil"/>
              </w:pBdr>
              <w:spacing w:line="240" w:lineRule="auto"/>
            </w:pPr>
            <w:r w:rsidRPr="002C1226">
              <w:rPr>
                <w:color w:val="000000"/>
              </w:rPr>
              <w:t>Fiabilidad</w:t>
            </w:r>
          </w:p>
          <w:p w14:paraId="0000020D" w14:textId="77777777" w:rsidR="0095013F" w:rsidRPr="002C1226" w:rsidRDefault="001C5456">
            <w:pPr>
              <w:numPr>
                <w:ilvl w:val="2"/>
                <w:numId w:val="20"/>
              </w:numPr>
              <w:pBdr>
                <w:top w:val="nil"/>
                <w:left w:val="nil"/>
                <w:bottom w:val="nil"/>
                <w:right w:val="nil"/>
                <w:between w:val="nil"/>
              </w:pBdr>
              <w:spacing w:line="240" w:lineRule="auto"/>
            </w:pPr>
            <w:r w:rsidRPr="002C1226">
              <w:rPr>
                <w:color w:val="000000"/>
              </w:rPr>
              <w:t>Usabilidad</w:t>
            </w:r>
          </w:p>
          <w:p w14:paraId="0000020E" w14:textId="77777777" w:rsidR="0095013F" w:rsidRPr="002C1226" w:rsidRDefault="001C5456">
            <w:pPr>
              <w:numPr>
                <w:ilvl w:val="2"/>
                <w:numId w:val="20"/>
              </w:numPr>
              <w:pBdr>
                <w:top w:val="nil"/>
                <w:left w:val="nil"/>
                <w:bottom w:val="nil"/>
                <w:right w:val="nil"/>
                <w:between w:val="nil"/>
              </w:pBdr>
              <w:spacing w:line="240" w:lineRule="auto"/>
            </w:pPr>
            <w:r w:rsidRPr="002C1226">
              <w:rPr>
                <w:color w:val="000000"/>
              </w:rPr>
              <w:lastRenderedPageBreak/>
              <w:t>Eficiencia</w:t>
            </w:r>
          </w:p>
          <w:p w14:paraId="0000020F" w14:textId="77777777" w:rsidR="0095013F" w:rsidRPr="002C1226" w:rsidRDefault="001C5456">
            <w:pPr>
              <w:numPr>
                <w:ilvl w:val="2"/>
                <w:numId w:val="20"/>
              </w:numPr>
              <w:pBdr>
                <w:top w:val="nil"/>
                <w:left w:val="nil"/>
                <w:bottom w:val="nil"/>
                <w:right w:val="nil"/>
                <w:between w:val="nil"/>
              </w:pBdr>
              <w:spacing w:line="240" w:lineRule="auto"/>
            </w:pPr>
            <w:r w:rsidRPr="002C1226">
              <w:rPr>
                <w:color w:val="000000"/>
              </w:rPr>
              <w:t>Mantenibilidad</w:t>
            </w:r>
          </w:p>
          <w:p w14:paraId="00000210" w14:textId="77777777" w:rsidR="0095013F" w:rsidRPr="002C1226" w:rsidRDefault="001C5456">
            <w:pPr>
              <w:numPr>
                <w:ilvl w:val="2"/>
                <w:numId w:val="20"/>
              </w:numPr>
              <w:pBdr>
                <w:top w:val="nil"/>
                <w:left w:val="nil"/>
                <w:bottom w:val="nil"/>
                <w:right w:val="nil"/>
                <w:between w:val="nil"/>
              </w:pBdr>
              <w:spacing w:after="120" w:line="240" w:lineRule="auto"/>
            </w:pPr>
            <w:r w:rsidRPr="002C1226">
              <w:rPr>
                <w:color w:val="000000"/>
              </w:rPr>
              <w:t>Portabilidad</w:t>
            </w:r>
          </w:p>
          <w:p w14:paraId="00000211" w14:textId="77777777" w:rsidR="0095013F" w:rsidRPr="002C1226" w:rsidRDefault="001C5456">
            <w:pPr>
              <w:pBdr>
                <w:top w:val="nil"/>
                <w:left w:val="nil"/>
                <w:bottom w:val="nil"/>
                <w:right w:val="nil"/>
                <w:between w:val="nil"/>
              </w:pBdr>
              <w:spacing w:after="120" w:line="240" w:lineRule="auto"/>
              <w:jc w:val="both"/>
              <w:rPr>
                <w:b/>
              </w:rPr>
            </w:pPr>
            <w:r w:rsidRPr="002C1226">
              <w:t>La calidad interna y externa expuesta en ISO9126-1 (2001) se declara “la totalidad de atributos de un producto que determina su capacidad de satisfacer necesidades explícitas e implícitas cuando es usadas bajo condiciones específicas”. Se define como calidad externa “el grado en la que un producto satisface necesidades explícitas e implícitas cuando se utiliza bajo condiciones especificadas.</w:t>
            </w:r>
          </w:p>
        </w:tc>
        <w:tc>
          <w:tcPr>
            <w:tcW w:w="4208" w:type="dxa"/>
            <w:shd w:val="clear" w:color="auto" w:fill="auto"/>
            <w:tcMar>
              <w:top w:w="100" w:type="dxa"/>
              <w:left w:w="100" w:type="dxa"/>
              <w:bottom w:w="100" w:type="dxa"/>
              <w:right w:w="100" w:type="dxa"/>
            </w:tcMar>
          </w:tcPr>
          <w:p w14:paraId="00000213" w14:textId="77777777" w:rsidR="0095013F" w:rsidRPr="002C1226" w:rsidRDefault="001C5456">
            <w:pPr>
              <w:widowControl w:val="0"/>
              <w:spacing w:line="240" w:lineRule="auto"/>
            </w:pPr>
            <w:r w:rsidRPr="002C1226">
              <w:rPr>
                <w:noProof/>
              </w:rPr>
              <w:lastRenderedPageBreak/>
              <w:drawing>
                <wp:inline distT="0" distB="0" distL="0" distR="0" wp14:anchorId="692D7F62" wp14:editId="117CD4FB">
                  <wp:extent cx="2536316" cy="1665071"/>
                  <wp:effectExtent l="0" t="0" r="0" b="0"/>
                  <wp:docPr id="249" name="image9.png" descr="ISO 9126 - Métricas para la calidad de tu web - GrupoDigital360"/>
                  <wp:cNvGraphicFramePr/>
                  <a:graphic xmlns:a="http://schemas.openxmlformats.org/drawingml/2006/main">
                    <a:graphicData uri="http://schemas.openxmlformats.org/drawingml/2006/picture">
                      <pic:pic xmlns:pic="http://schemas.openxmlformats.org/drawingml/2006/picture">
                        <pic:nvPicPr>
                          <pic:cNvPr id="0" name="image9.png" descr="ISO 9126 - Métricas para la calidad de tu web - GrupoDigital360"/>
                          <pic:cNvPicPr preferRelativeResize="0"/>
                        </pic:nvPicPr>
                        <pic:blipFill>
                          <a:blip r:embed="rId64"/>
                          <a:srcRect/>
                          <a:stretch>
                            <a:fillRect/>
                          </a:stretch>
                        </pic:blipFill>
                        <pic:spPr>
                          <a:xfrm>
                            <a:off x="0" y="0"/>
                            <a:ext cx="2536316" cy="1665071"/>
                          </a:xfrm>
                          <a:prstGeom prst="rect">
                            <a:avLst/>
                          </a:prstGeom>
                          <a:ln/>
                        </pic:spPr>
                      </pic:pic>
                    </a:graphicData>
                  </a:graphic>
                </wp:inline>
              </w:drawing>
            </w:r>
          </w:p>
          <w:p w14:paraId="00000214" w14:textId="77777777" w:rsidR="0095013F" w:rsidRPr="002C1226" w:rsidRDefault="0095013F">
            <w:pPr>
              <w:widowControl w:val="0"/>
              <w:spacing w:line="240" w:lineRule="auto"/>
            </w:pPr>
          </w:p>
          <w:p w14:paraId="00000215" w14:textId="77777777" w:rsidR="0095013F" w:rsidRPr="002C1226" w:rsidRDefault="001C5456">
            <w:pPr>
              <w:widowControl w:val="0"/>
              <w:spacing w:line="240" w:lineRule="auto"/>
            </w:pPr>
            <w:r w:rsidRPr="002C1226">
              <w:t>Imagen de referencia</w:t>
            </w:r>
          </w:p>
          <w:p w14:paraId="00000216" w14:textId="77777777" w:rsidR="0095013F" w:rsidRPr="002C1226" w:rsidRDefault="00000000">
            <w:pPr>
              <w:widowControl w:val="0"/>
              <w:spacing w:line="240" w:lineRule="auto"/>
            </w:pPr>
            <w:hyperlink r:id="rId65">
              <w:r w:rsidR="001C5456" w:rsidRPr="002C1226">
                <w:rPr>
                  <w:color w:val="0000FF"/>
                  <w:u w:val="single"/>
                </w:rPr>
                <w:t>https://grupodigital360.com/wp-content/uploads/2018/05/ISO9126-1024x672.png</w:t>
              </w:r>
            </w:hyperlink>
            <w:r w:rsidR="001C5456" w:rsidRPr="002C1226">
              <w:t xml:space="preserve"> </w:t>
            </w:r>
          </w:p>
          <w:p w14:paraId="00000217" w14:textId="77777777" w:rsidR="0095013F" w:rsidRPr="002C1226" w:rsidRDefault="001C5456">
            <w:pPr>
              <w:widowControl w:val="0"/>
              <w:spacing w:line="240" w:lineRule="auto"/>
            </w:pPr>
            <w:r w:rsidRPr="002C1226">
              <w:rPr>
                <w:b/>
              </w:rPr>
              <w:t xml:space="preserve">Imagen: </w:t>
            </w:r>
            <w:r w:rsidRPr="002C1226">
              <w:t>228130_i33</w:t>
            </w:r>
          </w:p>
        </w:tc>
      </w:tr>
    </w:tbl>
    <w:p w14:paraId="00000218" w14:textId="77777777" w:rsidR="0095013F" w:rsidRPr="002C1226" w:rsidRDefault="0095013F">
      <w:pPr>
        <w:jc w:val="both"/>
        <w:rPr>
          <w:b/>
          <w:color w:val="000000"/>
        </w:rPr>
      </w:pPr>
    </w:p>
    <w:p w14:paraId="00000219" w14:textId="38E72FDC" w:rsidR="0095013F" w:rsidRDefault="001C5456">
      <w:pPr>
        <w:jc w:val="both"/>
        <w:rPr>
          <w:b/>
          <w:color w:val="7F7F7F"/>
        </w:rPr>
      </w:pPr>
      <w:r w:rsidRPr="002C1226">
        <w:rPr>
          <w:b/>
          <w:color w:val="000000"/>
        </w:rPr>
        <w:t xml:space="preserve">4. Casos de </w:t>
      </w:r>
      <w:r w:rsidR="00DB1FD5" w:rsidRPr="002C1226">
        <w:rPr>
          <w:b/>
          <w:color w:val="000000"/>
        </w:rPr>
        <w:t>prueba</w:t>
      </w:r>
    </w:p>
    <w:p w14:paraId="0000021A" w14:textId="77777777" w:rsidR="0095013F" w:rsidRDefault="0095013F">
      <w:pPr>
        <w:jc w:val="both"/>
        <w:rPr>
          <w:b/>
          <w:color w:val="7F7F7F"/>
        </w:rPr>
      </w:pPr>
    </w:p>
    <w:tbl>
      <w:tblPr>
        <w:tblStyle w:val="afff2"/>
        <w:tblW w:w="1369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8401"/>
        <w:gridCol w:w="3460"/>
      </w:tblGrid>
      <w:tr w:rsidR="0095013F" w14:paraId="25BBFED3" w14:textId="77777777">
        <w:trPr>
          <w:trHeight w:val="420"/>
        </w:trPr>
        <w:tc>
          <w:tcPr>
            <w:tcW w:w="1833" w:type="dxa"/>
            <w:shd w:val="clear" w:color="auto" w:fill="C9DAF8"/>
            <w:tcMar>
              <w:top w:w="100" w:type="dxa"/>
              <w:left w:w="100" w:type="dxa"/>
              <w:bottom w:w="100" w:type="dxa"/>
              <w:right w:w="100" w:type="dxa"/>
            </w:tcMar>
          </w:tcPr>
          <w:p w14:paraId="0000021B" w14:textId="77777777" w:rsidR="0095013F" w:rsidRDefault="001C5456">
            <w:pPr>
              <w:widowControl w:val="0"/>
              <w:spacing w:line="240" w:lineRule="auto"/>
              <w:ind w:right="-804"/>
              <w:rPr>
                <w:b/>
              </w:rPr>
            </w:pPr>
            <w:r>
              <w:rPr>
                <w:b/>
              </w:rPr>
              <w:t>Tipo de recurso</w:t>
            </w:r>
          </w:p>
        </w:tc>
        <w:tc>
          <w:tcPr>
            <w:tcW w:w="11861" w:type="dxa"/>
            <w:gridSpan w:val="2"/>
            <w:shd w:val="clear" w:color="auto" w:fill="C9DAF8"/>
            <w:tcMar>
              <w:top w:w="100" w:type="dxa"/>
              <w:left w:w="100" w:type="dxa"/>
              <w:bottom w:w="100" w:type="dxa"/>
              <w:right w:w="100" w:type="dxa"/>
            </w:tcMar>
          </w:tcPr>
          <w:p w14:paraId="0000021C" w14:textId="77777777" w:rsidR="0095013F" w:rsidRDefault="001C5456">
            <w:pPr>
              <w:pStyle w:val="Ttulo"/>
              <w:widowControl w:val="0"/>
              <w:spacing w:line="240" w:lineRule="auto"/>
              <w:jc w:val="center"/>
              <w:rPr>
                <w:sz w:val="22"/>
                <w:szCs w:val="22"/>
              </w:rPr>
            </w:pPr>
            <w:bookmarkStart w:id="13" w:name="_heading=h.3whwml4" w:colFirst="0" w:colLast="0"/>
            <w:bookmarkEnd w:id="13"/>
            <w:r>
              <w:rPr>
                <w:sz w:val="22"/>
                <w:szCs w:val="22"/>
              </w:rPr>
              <w:t xml:space="preserve">Pestañas o </w:t>
            </w:r>
            <w:proofErr w:type="spellStart"/>
            <w:r>
              <w:rPr>
                <w:sz w:val="22"/>
                <w:szCs w:val="22"/>
              </w:rPr>
              <w:t>tabs</w:t>
            </w:r>
            <w:proofErr w:type="spellEnd"/>
            <w:r>
              <w:rPr>
                <w:sz w:val="22"/>
                <w:szCs w:val="22"/>
              </w:rPr>
              <w:t xml:space="preserve"> horizontales</w:t>
            </w:r>
          </w:p>
        </w:tc>
      </w:tr>
      <w:tr w:rsidR="0095013F" w14:paraId="382BBDF8" w14:textId="77777777">
        <w:trPr>
          <w:trHeight w:val="420"/>
        </w:trPr>
        <w:tc>
          <w:tcPr>
            <w:tcW w:w="1833" w:type="dxa"/>
            <w:shd w:val="clear" w:color="auto" w:fill="auto"/>
            <w:tcMar>
              <w:top w:w="100" w:type="dxa"/>
              <w:left w:w="100" w:type="dxa"/>
              <w:bottom w:w="100" w:type="dxa"/>
              <w:right w:w="100" w:type="dxa"/>
            </w:tcMar>
          </w:tcPr>
          <w:p w14:paraId="0000021E" w14:textId="77777777" w:rsidR="0095013F" w:rsidRDefault="001C5456">
            <w:pPr>
              <w:widowControl w:val="0"/>
              <w:spacing w:line="240" w:lineRule="auto"/>
              <w:ind w:right="-804"/>
              <w:rPr>
                <w:b/>
              </w:rPr>
            </w:pPr>
            <w:r>
              <w:rPr>
                <w:b/>
              </w:rPr>
              <w:t>Introducción</w:t>
            </w:r>
          </w:p>
        </w:tc>
        <w:tc>
          <w:tcPr>
            <w:tcW w:w="11861" w:type="dxa"/>
            <w:gridSpan w:val="2"/>
            <w:shd w:val="clear" w:color="auto" w:fill="auto"/>
            <w:tcMar>
              <w:top w:w="100" w:type="dxa"/>
              <w:left w:w="100" w:type="dxa"/>
              <w:bottom w:w="100" w:type="dxa"/>
              <w:right w:w="100" w:type="dxa"/>
            </w:tcMar>
          </w:tcPr>
          <w:p w14:paraId="0000021F" w14:textId="3EF10C81" w:rsidR="0095013F" w:rsidRDefault="00DB1FD5">
            <w:pPr>
              <w:widowControl w:val="0"/>
              <w:spacing w:line="240" w:lineRule="auto"/>
              <w:jc w:val="both"/>
            </w:pPr>
            <w:r>
              <w:t>A</w:t>
            </w:r>
            <w:r w:rsidR="001C5456">
              <w:t xml:space="preserve"> </w:t>
            </w:r>
            <w:r w:rsidR="00345D9C">
              <w:t>continuación,</w:t>
            </w:r>
            <w:r w:rsidR="001C5456">
              <w:t xml:space="preserve"> </w:t>
            </w:r>
            <w:r>
              <w:t xml:space="preserve">se aborda </w:t>
            </w:r>
            <w:r w:rsidR="001C5456">
              <w:t>lo referente a los casos de prueba</w:t>
            </w:r>
            <w:r>
              <w:t>:</w:t>
            </w:r>
            <w:r w:rsidR="001C5456">
              <w:t xml:space="preserve"> conceptos, composición, tipos, formatos, entre otros.</w:t>
            </w:r>
          </w:p>
        </w:tc>
      </w:tr>
      <w:tr w:rsidR="0095013F" w14:paraId="01239A5B" w14:textId="77777777">
        <w:trPr>
          <w:trHeight w:val="420"/>
        </w:trPr>
        <w:tc>
          <w:tcPr>
            <w:tcW w:w="1833" w:type="dxa"/>
            <w:shd w:val="clear" w:color="auto" w:fill="auto"/>
            <w:tcMar>
              <w:top w:w="100" w:type="dxa"/>
              <w:left w:w="100" w:type="dxa"/>
              <w:bottom w:w="100" w:type="dxa"/>
              <w:right w:w="100" w:type="dxa"/>
            </w:tcMar>
          </w:tcPr>
          <w:p w14:paraId="00000221" w14:textId="77777777" w:rsidR="0095013F" w:rsidRDefault="001C5456">
            <w:pPr>
              <w:widowControl w:val="0"/>
              <w:spacing w:line="240" w:lineRule="auto"/>
              <w:ind w:right="-804"/>
              <w:rPr>
                <w:b/>
              </w:rPr>
            </w:pPr>
            <w:r>
              <w:rPr>
                <w:b/>
              </w:rPr>
              <w:t>Conceptos</w:t>
            </w:r>
          </w:p>
        </w:tc>
        <w:tc>
          <w:tcPr>
            <w:tcW w:w="8401" w:type="dxa"/>
            <w:shd w:val="clear" w:color="auto" w:fill="auto"/>
            <w:tcMar>
              <w:top w:w="100" w:type="dxa"/>
              <w:left w:w="100" w:type="dxa"/>
              <w:bottom w:w="100" w:type="dxa"/>
              <w:right w:w="100" w:type="dxa"/>
            </w:tcMar>
          </w:tcPr>
          <w:p w14:paraId="00000222" w14:textId="77777777" w:rsidR="0095013F" w:rsidRDefault="001C5456">
            <w:pPr>
              <w:pBdr>
                <w:top w:val="nil"/>
                <w:left w:val="nil"/>
                <w:bottom w:val="nil"/>
                <w:right w:val="nil"/>
                <w:between w:val="nil"/>
              </w:pBdr>
              <w:spacing w:after="120" w:line="240" w:lineRule="auto"/>
              <w:jc w:val="both"/>
              <w:rPr>
                <w:color w:val="000000"/>
              </w:rPr>
            </w:pPr>
            <w:r>
              <w:rPr>
                <w:color w:val="000000"/>
              </w:rPr>
              <w:t>Un caso de prueba es un conjunto de variables o condiciones donde se especificará que un determinado sistema, parte del componente del sistema, o una base de datos, o determinada característica cumple o no cumple con los requerimientos.</w:t>
            </w:r>
          </w:p>
          <w:p w14:paraId="00000223" w14:textId="30546952" w:rsidR="0095013F" w:rsidRDefault="001C5456">
            <w:pPr>
              <w:pBdr>
                <w:top w:val="nil"/>
                <w:left w:val="nil"/>
                <w:bottom w:val="nil"/>
                <w:right w:val="nil"/>
                <w:between w:val="nil"/>
              </w:pBdr>
              <w:spacing w:after="120" w:line="240" w:lineRule="auto"/>
              <w:jc w:val="both"/>
            </w:pPr>
            <w:r>
              <w:rPr>
                <w:color w:val="000000"/>
              </w:rPr>
              <w:t xml:space="preserve">Un dato importante al realizar casos de pruebas es que está destinado a probar una tarea en específico o una variable. Esto beneficia al momento de implementar una herramienta de </w:t>
            </w:r>
            <w:proofErr w:type="spellStart"/>
            <w:r w:rsidRPr="00612C6D">
              <w:rPr>
                <w:i/>
                <w:color w:val="000000"/>
              </w:rPr>
              <w:t>testing</w:t>
            </w:r>
            <w:proofErr w:type="spellEnd"/>
            <w:r>
              <w:rPr>
                <w:color w:val="000000"/>
              </w:rPr>
              <w:t>, ya que cuenta con más flexibilidad al momento de realizar las pruebas.</w:t>
            </w:r>
          </w:p>
        </w:tc>
        <w:tc>
          <w:tcPr>
            <w:tcW w:w="3460" w:type="dxa"/>
            <w:shd w:val="clear" w:color="auto" w:fill="auto"/>
            <w:tcMar>
              <w:top w:w="100" w:type="dxa"/>
              <w:left w:w="100" w:type="dxa"/>
              <w:bottom w:w="100" w:type="dxa"/>
              <w:right w:w="100" w:type="dxa"/>
            </w:tcMar>
          </w:tcPr>
          <w:p w14:paraId="00000224" w14:textId="77777777" w:rsidR="0095013F" w:rsidRDefault="001C5456">
            <w:pPr>
              <w:widowControl w:val="0"/>
              <w:spacing w:line="240" w:lineRule="auto"/>
              <w:rPr>
                <w:b/>
              </w:rPr>
            </w:pPr>
            <w:r>
              <w:rPr>
                <w:noProof/>
              </w:rPr>
              <w:drawing>
                <wp:inline distT="0" distB="0" distL="0" distR="0" wp14:anchorId="7D0356C1" wp14:editId="04242573">
                  <wp:extent cx="2070100" cy="1450340"/>
                  <wp:effectExtent l="0" t="0" r="0" b="0"/>
                  <wp:docPr id="250" name="image5.jpg" descr="Trasero detrás de la vista retrato de su muy hábil y ocupado hombre geek que tipea creación de base de datos base de datos en moderno interior estilo industrial pared de hormigón estación interior"/>
                  <wp:cNvGraphicFramePr/>
                  <a:graphic xmlns:a="http://schemas.openxmlformats.org/drawingml/2006/main">
                    <a:graphicData uri="http://schemas.openxmlformats.org/drawingml/2006/picture">
                      <pic:pic xmlns:pic="http://schemas.openxmlformats.org/drawingml/2006/picture">
                        <pic:nvPicPr>
                          <pic:cNvPr id="0" name="image5.jpg" descr="Trasero detrás de la vista retrato de su muy hábil y ocupado hombre geek que tipea creación de base de datos base de datos en moderno interior estilo industrial pared de hormigón estación interior"/>
                          <pic:cNvPicPr preferRelativeResize="0"/>
                        </pic:nvPicPr>
                        <pic:blipFill>
                          <a:blip r:embed="rId66"/>
                          <a:srcRect/>
                          <a:stretch>
                            <a:fillRect/>
                          </a:stretch>
                        </pic:blipFill>
                        <pic:spPr>
                          <a:xfrm>
                            <a:off x="0" y="0"/>
                            <a:ext cx="2070100" cy="1450340"/>
                          </a:xfrm>
                          <a:prstGeom prst="rect">
                            <a:avLst/>
                          </a:prstGeom>
                          <a:ln/>
                        </pic:spPr>
                      </pic:pic>
                    </a:graphicData>
                  </a:graphic>
                </wp:inline>
              </w:drawing>
            </w:r>
          </w:p>
          <w:p w14:paraId="00000225" w14:textId="77777777" w:rsidR="0095013F" w:rsidRDefault="001C5456">
            <w:pPr>
              <w:spacing w:after="120" w:line="240" w:lineRule="auto"/>
            </w:pPr>
            <w:r>
              <w:t xml:space="preserve">Imagen de referencia </w:t>
            </w:r>
          </w:p>
          <w:p w14:paraId="00000226" w14:textId="77777777" w:rsidR="0095013F" w:rsidRDefault="00000000">
            <w:pPr>
              <w:widowControl w:val="0"/>
              <w:spacing w:line="240" w:lineRule="auto"/>
            </w:pPr>
            <w:hyperlink r:id="rId67">
              <w:r w:rsidR="001C5456">
                <w:rPr>
                  <w:color w:val="0000FF"/>
                  <w:u w:val="single"/>
                </w:rPr>
                <w:t>https://image.shutterstock.com/image-photo/rear-back-behind-</w:t>
              </w:r>
              <w:r w:rsidR="001C5456">
                <w:rPr>
                  <w:color w:val="0000FF"/>
                  <w:u w:val="single"/>
                </w:rPr>
                <w:lastRenderedPageBreak/>
                <w:t>view-portrait-600w-1836307210.jpg</w:t>
              </w:r>
            </w:hyperlink>
          </w:p>
          <w:p w14:paraId="00000227" w14:textId="77777777" w:rsidR="0095013F" w:rsidRDefault="001C5456">
            <w:pPr>
              <w:widowControl w:val="0"/>
              <w:spacing w:line="240" w:lineRule="auto"/>
              <w:rPr>
                <w:b/>
              </w:rPr>
            </w:pPr>
            <w:r>
              <w:rPr>
                <w:b/>
              </w:rPr>
              <w:t xml:space="preserve">Imagen: </w:t>
            </w:r>
            <w:r>
              <w:t>228130_i34</w:t>
            </w:r>
          </w:p>
        </w:tc>
      </w:tr>
      <w:tr w:rsidR="0095013F" w14:paraId="4DE53E91" w14:textId="77777777">
        <w:trPr>
          <w:trHeight w:val="420"/>
        </w:trPr>
        <w:tc>
          <w:tcPr>
            <w:tcW w:w="1833" w:type="dxa"/>
            <w:shd w:val="clear" w:color="auto" w:fill="auto"/>
            <w:tcMar>
              <w:top w:w="100" w:type="dxa"/>
              <w:left w:w="100" w:type="dxa"/>
              <w:bottom w:w="100" w:type="dxa"/>
              <w:right w:w="100" w:type="dxa"/>
            </w:tcMar>
          </w:tcPr>
          <w:p w14:paraId="00000228" w14:textId="77777777" w:rsidR="0095013F" w:rsidRDefault="001C5456">
            <w:pPr>
              <w:pBdr>
                <w:top w:val="nil"/>
                <w:left w:val="nil"/>
                <w:bottom w:val="nil"/>
                <w:right w:val="nil"/>
                <w:between w:val="nil"/>
              </w:pBdr>
              <w:spacing w:after="120" w:line="240" w:lineRule="auto"/>
              <w:jc w:val="both"/>
              <w:rPr>
                <w:b/>
                <w:color w:val="000000"/>
              </w:rPr>
            </w:pPr>
            <w:r>
              <w:rPr>
                <w:b/>
                <w:color w:val="000000"/>
              </w:rPr>
              <w:lastRenderedPageBreak/>
              <w:t>Script de prueba vs. caso de prueba</w:t>
            </w:r>
          </w:p>
          <w:p w14:paraId="00000229" w14:textId="77777777" w:rsidR="0095013F" w:rsidRDefault="0095013F">
            <w:pPr>
              <w:widowControl w:val="0"/>
              <w:spacing w:line="240" w:lineRule="auto"/>
              <w:rPr>
                <w:b/>
              </w:rPr>
            </w:pPr>
          </w:p>
        </w:tc>
        <w:tc>
          <w:tcPr>
            <w:tcW w:w="8401" w:type="dxa"/>
            <w:shd w:val="clear" w:color="auto" w:fill="auto"/>
            <w:tcMar>
              <w:top w:w="100" w:type="dxa"/>
              <w:left w:w="100" w:type="dxa"/>
              <w:bottom w:w="100" w:type="dxa"/>
              <w:right w:w="100" w:type="dxa"/>
            </w:tcMar>
          </w:tcPr>
          <w:p w14:paraId="0000022A" w14:textId="76960FC2" w:rsidR="0095013F" w:rsidRDefault="001C5456">
            <w:pPr>
              <w:pBdr>
                <w:top w:val="nil"/>
                <w:left w:val="nil"/>
                <w:bottom w:val="nil"/>
                <w:right w:val="nil"/>
                <w:between w:val="nil"/>
              </w:pBdr>
              <w:spacing w:after="120" w:line="240" w:lineRule="auto"/>
              <w:jc w:val="both"/>
              <w:rPr>
                <w:color w:val="000000"/>
              </w:rPr>
            </w:pPr>
            <w:r>
              <w:rPr>
                <w:color w:val="000000"/>
              </w:rPr>
              <w:t xml:space="preserve">Un </w:t>
            </w:r>
            <w:r w:rsidRPr="00612C6D">
              <w:rPr>
                <w:i/>
                <w:color w:val="000000"/>
              </w:rPr>
              <w:t xml:space="preserve">script </w:t>
            </w:r>
            <w:r>
              <w:rPr>
                <w:color w:val="000000"/>
              </w:rPr>
              <w:t xml:space="preserve">de prueba es un programa corto </w:t>
            </w:r>
            <w:r w:rsidR="00DB1FD5">
              <w:rPr>
                <w:color w:val="000000"/>
              </w:rPr>
              <w:t>cuyo objetivo es</w:t>
            </w:r>
            <w:r>
              <w:rPr>
                <w:color w:val="000000"/>
              </w:rPr>
              <w:t xml:space="preserve"> evaluar determinadas funciones. Un caso de prueba es un documento con una serie de pasos planificados que se debe completar para cumplir un objetivo propuesto.</w:t>
            </w:r>
          </w:p>
          <w:p w14:paraId="0000022B" w14:textId="77777777" w:rsidR="0095013F" w:rsidRDefault="0095013F">
            <w:pPr>
              <w:widowControl w:val="0"/>
              <w:spacing w:line="240" w:lineRule="auto"/>
              <w:jc w:val="both"/>
            </w:pPr>
          </w:p>
        </w:tc>
        <w:tc>
          <w:tcPr>
            <w:tcW w:w="3460" w:type="dxa"/>
            <w:shd w:val="clear" w:color="auto" w:fill="auto"/>
            <w:tcMar>
              <w:top w:w="100" w:type="dxa"/>
              <w:left w:w="100" w:type="dxa"/>
              <w:bottom w:w="100" w:type="dxa"/>
              <w:right w:w="100" w:type="dxa"/>
            </w:tcMar>
          </w:tcPr>
          <w:p w14:paraId="0000022C" w14:textId="77777777" w:rsidR="0095013F" w:rsidRDefault="0095013F">
            <w:pPr>
              <w:widowControl w:val="0"/>
              <w:spacing w:line="240" w:lineRule="auto"/>
              <w:rPr>
                <w:b/>
              </w:rPr>
            </w:pPr>
          </w:p>
          <w:p w14:paraId="0000022D" w14:textId="134F129C" w:rsidR="0095013F" w:rsidRDefault="001C5456" w:rsidP="00345D9C">
            <w:pPr>
              <w:pBdr>
                <w:top w:val="nil"/>
                <w:left w:val="nil"/>
                <w:bottom w:val="nil"/>
                <w:right w:val="nil"/>
                <w:between w:val="nil"/>
              </w:pBdr>
              <w:spacing w:after="120" w:line="240" w:lineRule="auto"/>
              <w:rPr>
                <w:i/>
              </w:rPr>
            </w:pPr>
            <w:r>
              <w:rPr>
                <w:b/>
              </w:rPr>
              <w:t>Figura 3</w:t>
            </w:r>
          </w:p>
          <w:p w14:paraId="0000022E" w14:textId="77777777" w:rsidR="0095013F" w:rsidRDefault="001C5456" w:rsidP="00345D9C">
            <w:pPr>
              <w:pBdr>
                <w:top w:val="nil"/>
                <w:left w:val="nil"/>
                <w:bottom w:val="nil"/>
                <w:right w:val="nil"/>
                <w:between w:val="nil"/>
              </w:pBdr>
              <w:spacing w:after="120" w:line="240" w:lineRule="auto"/>
              <w:rPr>
                <w:color w:val="000000"/>
              </w:rPr>
            </w:pPr>
            <w:r>
              <w:t>Script de prueba vs. caso de prueba</w:t>
            </w:r>
          </w:p>
          <w:p w14:paraId="0000022F" w14:textId="77777777" w:rsidR="0095013F" w:rsidRDefault="001C5456">
            <w:pPr>
              <w:pBdr>
                <w:top w:val="nil"/>
                <w:left w:val="nil"/>
                <w:bottom w:val="nil"/>
                <w:right w:val="nil"/>
                <w:between w:val="nil"/>
              </w:pBdr>
              <w:spacing w:after="120" w:line="240" w:lineRule="auto"/>
              <w:jc w:val="center"/>
              <w:rPr>
                <w:color w:val="000000"/>
              </w:rPr>
            </w:pPr>
            <w:r>
              <w:rPr>
                <w:noProof/>
              </w:rPr>
              <w:drawing>
                <wp:inline distT="0" distB="0" distL="0" distR="0" wp14:anchorId="79BD5FA7" wp14:editId="710B7051">
                  <wp:extent cx="2074556" cy="723682"/>
                  <wp:effectExtent l="0" t="0" r="0" b="0"/>
                  <wp:docPr id="251" name="image6.png" descr="Gráfico que enumera diferentes tipos de propósitos de casos de prueba: la columna de la izquierda muestra la funcionalidad, la unidad, el rendimiento, la base de datos; la columna de la derecha muestra la interfaz de usuario, la integración, la seguridad, la usabilidad"/>
                  <wp:cNvGraphicFramePr/>
                  <a:graphic xmlns:a="http://schemas.openxmlformats.org/drawingml/2006/main">
                    <a:graphicData uri="http://schemas.openxmlformats.org/drawingml/2006/picture">
                      <pic:pic xmlns:pic="http://schemas.openxmlformats.org/drawingml/2006/picture">
                        <pic:nvPicPr>
                          <pic:cNvPr id="0" name="image6.png" descr="Gráfico que enumera diferentes tipos de propósitos de casos de prueba: la columna de la izquierda muestra la funcionalidad, la unidad, el rendimiento, la base de datos; la columna de la derecha muestra la interfaz de usuario, la integración, la seguridad, la usabilidad"/>
                          <pic:cNvPicPr preferRelativeResize="0"/>
                        </pic:nvPicPr>
                        <pic:blipFill>
                          <a:blip r:embed="rId68"/>
                          <a:srcRect t="14187" r="1795" b="13149"/>
                          <a:stretch>
                            <a:fillRect/>
                          </a:stretch>
                        </pic:blipFill>
                        <pic:spPr>
                          <a:xfrm>
                            <a:off x="0" y="0"/>
                            <a:ext cx="2074556" cy="723682"/>
                          </a:xfrm>
                          <a:prstGeom prst="rect">
                            <a:avLst/>
                          </a:prstGeom>
                          <a:ln/>
                        </pic:spPr>
                      </pic:pic>
                    </a:graphicData>
                  </a:graphic>
                </wp:inline>
              </w:drawing>
            </w:r>
          </w:p>
          <w:p w14:paraId="00000230" w14:textId="2149E1A7" w:rsidR="0095013F" w:rsidRDefault="001C5456">
            <w:pPr>
              <w:widowControl w:val="0"/>
              <w:spacing w:line="240" w:lineRule="auto"/>
              <w:rPr>
                <w:color w:val="0000FF"/>
                <w:u w:val="single"/>
              </w:rPr>
            </w:pPr>
            <w:r>
              <w:rPr>
                <w:i/>
              </w:rPr>
              <w:t>Nota (</w:t>
            </w:r>
            <w:r>
              <w:t xml:space="preserve">Mc </w:t>
            </w:r>
            <w:proofErr w:type="spellStart"/>
            <w:r>
              <w:t>Mullin</w:t>
            </w:r>
            <w:proofErr w:type="spellEnd"/>
            <w:r>
              <w:rPr>
                <w:i/>
              </w:rPr>
              <w:t>, 2021).</w:t>
            </w:r>
            <w:r>
              <w:t xml:space="preserve"> </w:t>
            </w:r>
            <w:r>
              <w:rPr>
                <w:color w:val="000000"/>
              </w:rPr>
              <w:t xml:space="preserve">Fuente: </w:t>
            </w:r>
            <w:hyperlink r:id="rId69">
              <w:r>
                <w:rPr>
                  <w:color w:val="0000FF"/>
                  <w:u w:val="single"/>
                </w:rPr>
                <w:t>https://es.parasoft.com/blog/how-to-write-test-cases-for-</w:t>
              </w:r>
              <w:r w:rsidR="002C1226" w:rsidRPr="002C1226">
                <w:rPr>
                  <w:i/>
                  <w:iCs/>
                  <w:color w:val="0000FF"/>
                  <w:u w:val="single"/>
                </w:rPr>
                <w:t>software</w:t>
              </w:r>
              <w:r>
                <w:rPr>
                  <w:color w:val="0000FF"/>
                  <w:u w:val="single"/>
                </w:rPr>
                <w:t>-examples-tutorial/</w:t>
              </w:r>
            </w:hyperlink>
          </w:p>
          <w:p w14:paraId="00000231" w14:textId="77777777" w:rsidR="0095013F" w:rsidRDefault="001C5456">
            <w:pPr>
              <w:widowControl w:val="0"/>
              <w:spacing w:line="240" w:lineRule="auto"/>
              <w:rPr>
                <w:b/>
              </w:rPr>
            </w:pPr>
            <w:r>
              <w:rPr>
                <w:b/>
              </w:rPr>
              <w:t xml:space="preserve">Imagen: </w:t>
            </w:r>
            <w:r>
              <w:t>228130_i35</w:t>
            </w:r>
          </w:p>
        </w:tc>
      </w:tr>
      <w:tr w:rsidR="0095013F" w14:paraId="6E9E32A4" w14:textId="77777777">
        <w:trPr>
          <w:trHeight w:val="420"/>
        </w:trPr>
        <w:tc>
          <w:tcPr>
            <w:tcW w:w="1833" w:type="dxa"/>
            <w:shd w:val="clear" w:color="auto" w:fill="auto"/>
            <w:tcMar>
              <w:top w:w="100" w:type="dxa"/>
              <w:left w:w="100" w:type="dxa"/>
              <w:bottom w:w="100" w:type="dxa"/>
              <w:right w:w="100" w:type="dxa"/>
            </w:tcMar>
          </w:tcPr>
          <w:p w14:paraId="00000232" w14:textId="77777777" w:rsidR="0095013F" w:rsidRDefault="001C5456">
            <w:pPr>
              <w:widowControl w:val="0"/>
              <w:spacing w:line="240" w:lineRule="auto"/>
              <w:rPr>
                <w:b/>
              </w:rPr>
            </w:pPr>
            <w:r>
              <w:rPr>
                <w:b/>
                <w:color w:val="000000"/>
              </w:rPr>
              <w:t>Composición</w:t>
            </w:r>
          </w:p>
        </w:tc>
        <w:tc>
          <w:tcPr>
            <w:tcW w:w="8401" w:type="dxa"/>
            <w:shd w:val="clear" w:color="auto" w:fill="auto"/>
            <w:tcMar>
              <w:top w:w="100" w:type="dxa"/>
              <w:left w:w="100" w:type="dxa"/>
              <w:bottom w:w="100" w:type="dxa"/>
              <w:right w:w="100" w:type="dxa"/>
            </w:tcMar>
          </w:tcPr>
          <w:p w14:paraId="00000233" w14:textId="77777777" w:rsidR="0095013F" w:rsidRDefault="001C5456">
            <w:pPr>
              <w:numPr>
                <w:ilvl w:val="1"/>
                <w:numId w:val="12"/>
              </w:numPr>
              <w:pBdr>
                <w:top w:val="nil"/>
                <w:left w:val="nil"/>
                <w:bottom w:val="nil"/>
                <w:right w:val="nil"/>
                <w:between w:val="nil"/>
              </w:pBdr>
              <w:spacing w:line="240" w:lineRule="auto"/>
              <w:ind w:left="323"/>
              <w:jc w:val="both"/>
              <w:rPr>
                <w:color w:val="000000"/>
              </w:rPr>
            </w:pPr>
            <w:r>
              <w:rPr>
                <w:color w:val="000000"/>
              </w:rPr>
              <w:t>Identificador: puede ser numérico o alfanumérico, como su nombre lo dice permite identificar un caso de prueba según su código.</w:t>
            </w:r>
          </w:p>
          <w:p w14:paraId="00000234" w14:textId="5699CAA5" w:rsidR="0095013F" w:rsidRDefault="001C5456">
            <w:pPr>
              <w:numPr>
                <w:ilvl w:val="1"/>
                <w:numId w:val="12"/>
              </w:numPr>
              <w:pBdr>
                <w:top w:val="nil"/>
                <w:left w:val="nil"/>
                <w:bottom w:val="nil"/>
                <w:right w:val="nil"/>
                <w:between w:val="nil"/>
              </w:pBdr>
              <w:spacing w:line="240" w:lineRule="auto"/>
              <w:ind w:left="323"/>
              <w:jc w:val="both"/>
              <w:rPr>
                <w:color w:val="000000"/>
              </w:rPr>
            </w:pPr>
            <w:r>
              <w:rPr>
                <w:color w:val="000000"/>
              </w:rPr>
              <w:t>Nombre del caso de prueba: se debe implementar una nomenclatura predefina o estándar</w:t>
            </w:r>
            <w:r w:rsidR="00DB1FD5">
              <w:rPr>
                <w:color w:val="000000"/>
              </w:rPr>
              <w:t>. L</w:t>
            </w:r>
            <w:r>
              <w:rPr>
                <w:color w:val="000000"/>
              </w:rPr>
              <w:t xml:space="preserve">o más importante es emplear un nombre significativo en base a lo que se </w:t>
            </w:r>
            <w:r w:rsidR="00345D9C">
              <w:rPr>
                <w:color w:val="000000"/>
              </w:rPr>
              <w:t>v</w:t>
            </w:r>
            <w:r>
              <w:rPr>
                <w:color w:val="000000"/>
              </w:rPr>
              <w:t>a</w:t>
            </w:r>
            <w:r w:rsidR="00345D9C">
              <w:rPr>
                <w:color w:val="000000"/>
              </w:rPr>
              <w:t xml:space="preserve"> a</w:t>
            </w:r>
            <w:r>
              <w:rPr>
                <w:color w:val="000000"/>
              </w:rPr>
              <w:t xml:space="preserve"> probar.</w:t>
            </w:r>
          </w:p>
          <w:p w14:paraId="00000235" w14:textId="77777777" w:rsidR="0095013F" w:rsidRDefault="001C5456">
            <w:pPr>
              <w:numPr>
                <w:ilvl w:val="1"/>
                <w:numId w:val="12"/>
              </w:numPr>
              <w:pBdr>
                <w:top w:val="nil"/>
                <w:left w:val="nil"/>
                <w:bottom w:val="nil"/>
                <w:right w:val="nil"/>
                <w:between w:val="nil"/>
              </w:pBdr>
              <w:spacing w:line="240" w:lineRule="auto"/>
              <w:ind w:left="323"/>
              <w:jc w:val="both"/>
              <w:rPr>
                <w:color w:val="000000"/>
              </w:rPr>
            </w:pPr>
            <w:r>
              <w:rPr>
                <w:color w:val="000000"/>
              </w:rPr>
              <w:t>Descripción: en este ítem se realiza una descripción a detalle, plasmando el componente o la sección que se va a probar, reflejando el ambiente de pruebas, la data que se va a utilizar y las respectivas precondiciones.</w:t>
            </w:r>
          </w:p>
          <w:p w14:paraId="00000236" w14:textId="77777777" w:rsidR="0095013F" w:rsidRDefault="001C5456">
            <w:pPr>
              <w:numPr>
                <w:ilvl w:val="1"/>
                <w:numId w:val="12"/>
              </w:numPr>
              <w:pBdr>
                <w:top w:val="nil"/>
                <w:left w:val="nil"/>
                <w:bottom w:val="nil"/>
                <w:right w:val="nil"/>
                <w:between w:val="nil"/>
              </w:pBdr>
              <w:spacing w:line="240" w:lineRule="auto"/>
              <w:ind w:left="323"/>
              <w:jc w:val="both"/>
              <w:rPr>
                <w:color w:val="000000"/>
              </w:rPr>
            </w:pPr>
            <w:r>
              <w:rPr>
                <w:color w:val="000000"/>
              </w:rPr>
              <w:t>Pasos: son las etapas de forma secuencial que se van a ejecutar en el caso de prueba.</w:t>
            </w:r>
          </w:p>
          <w:p w14:paraId="00000237" w14:textId="77B868CC" w:rsidR="0095013F" w:rsidRDefault="001C5456">
            <w:pPr>
              <w:numPr>
                <w:ilvl w:val="1"/>
                <w:numId w:val="12"/>
              </w:numPr>
              <w:pBdr>
                <w:top w:val="nil"/>
                <w:left w:val="nil"/>
                <w:bottom w:val="nil"/>
                <w:right w:val="nil"/>
                <w:between w:val="nil"/>
              </w:pBdr>
              <w:spacing w:after="120" w:line="240" w:lineRule="auto"/>
              <w:ind w:left="323"/>
              <w:jc w:val="both"/>
              <w:rPr>
                <w:color w:val="000000"/>
              </w:rPr>
            </w:pPr>
            <w:r>
              <w:rPr>
                <w:color w:val="000000"/>
              </w:rPr>
              <w:lastRenderedPageBreak/>
              <w:t>Resultados esperados: obtenido de forma exitosa por la herramienta implementada en la ejecución de las pruebas, y por último concluir o determinar si el respectivo test fue exitoso.</w:t>
            </w:r>
          </w:p>
          <w:p w14:paraId="00000238" w14:textId="77777777" w:rsidR="0095013F" w:rsidRDefault="0095013F">
            <w:pPr>
              <w:widowControl w:val="0"/>
              <w:spacing w:line="240" w:lineRule="auto"/>
            </w:pPr>
          </w:p>
        </w:tc>
        <w:tc>
          <w:tcPr>
            <w:tcW w:w="3460" w:type="dxa"/>
            <w:shd w:val="clear" w:color="auto" w:fill="auto"/>
            <w:tcMar>
              <w:top w:w="100" w:type="dxa"/>
              <w:left w:w="100" w:type="dxa"/>
              <w:bottom w:w="100" w:type="dxa"/>
              <w:right w:w="100" w:type="dxa"/>
            </w:tcMar>
          </w:tcPr>
          <w:p w14:paraId="00000239" w14:textId="77777777" w:rsidR="0095013F" w:rsidRDefault="001C5456">
            <w:pPr>
              <w:widowControl w:val="0"/>
              <w:spacing w:line="240" w:lineRule="auto"/>
              <w:rPr>
                <w:b/>
              </w:rPr>
            </w:pPr>
            <w:r>
              <w:rPr>
                <w:noProof/>
              </w:rPr>
              <w:lastRenderedPageBreak/>
              <w:drawing>
                <wp:inline distT="0" distB="0" distL="0" distR="0" wp14:anchorId="5EE0CDEF" wp14:editId="71492310">
                  <wp:extent cx="2020738" cy="1063546"/>
                  <wp:effectExtent l="0" t="0" r="0" b="0"/>
                  <wp:docPr id="252" name="image17.png" descr="Resultado de imagen para casos de pruebas"/>
                  <wp:cNvGraphicFramePr/>
                  <a:graphic xmlns:a="http://schemas.openxmlformats.org/drawingml/2006/main">
                    <a:graphicData uri="http://schemas.openxmlformats.org/drawingml/2006/picture">
                      <pic:pic xmlns:pic="http://schemas.openxmlformats.org/drawingml/2006/picture">
                        <pic:nvPicPr>
                          <pic:cNvPr id="0" name="image17.png" descr="Resultado de imagen para casos de pruebas"/>
                          <pic:cNvPicPr preferRelativeResize="0"/>
                        </pic:nvPicPr>
                        <pic:blipFill>
                          <a:blip r:embed="rId70"/>
                          <a:srcRect/>
                          <a:stretch>
                            <a:fillRect/>
                          </a:stretch>
                        </pic:blipFill>
                        <pic:spPr>
                          <a:xfrm>
                            <a:off x="0" y="0"/>
                            <a:ext cx="2020738" cy="1063546"/>
                          </a:xfrm>
                          <a:prstGeom prst="rect">
                            <a:avLst/>
                          </a:prstGeom>
                          <a:ln/>
                        </pic:spPr>
                      </pic:pic>
                    </a:graphicData>
                  </a:graphic>
                </wp:inline>
              </w:drawing>
            </w:r>
          </w:p>
          <w:p w14:paraId="0000023A" w14:textId="77777777" w:rsidR="0095013F" w:rsidRDefault="001C5456">
            <w:pPr>
              <w:spacing w:after="120" w:line="240" w:lineRule="auto"/>
            </w:pPr>
            <w:r>
              <w:t xml:space="preserve">Imagen de referencia </w:t>
            </w:r>
          </w:p>
          <w:p w14:paraId="0000023B" w14:textId="77777777" w:rsidR="0095013F" w:rsidRDefault="00000000">
            <w:pPr>
              <w:widowControl w:val="0"/>
              <w:spacing w:line="240" w:lineRule="auto"/>
              <w:rPr>
                <w:color w:val="0000FF"/>
                <w:u w:val="single"/>
              </w:rPr>
            </w:pPr>
            <w:hyperlink r:id="rId71">
              <w:r w:rsidR="001C5456">
                <w:rPr>
                  <w:color w:val="0000FF"/>
                  <w:u w:val="single"/>
                </w:rPr>
                <w:t>https://www.diariodeqa.com/post/buenas-pr%C3%A1cticas-al-escribir-casos-de-prueba</w:t>
              </w:r>
            </w:hyperlink>
          </w:p>
          <w:p w14:paraId="0000023C" w14:textId="77777777" w:rsidR="0095013F" w:rsidRDefault="001C5456">
            <w:pPr>
              <w:widowControl w:val="0"/>
              <w:spacing w:line="240" w:lineRule="auto"/>
              <w:rPr>
                <w:b/>
              </w:rPr>
            </w:pPr>
            <w:r>
              <w:rPr>
                <w:b/>
              </w:rPr>
              <w:lastRenderedPageBreak/>
              <w:t xml:space="preserve">Imagen: </w:t>
            </w:r>
            <w:r>
              <w:t>228130_i36</w:t>
            </w:r>
          </w:p>
        </w:tc>
      </w:tr>
      <w:tr w:rsidR="0095013F" w14:paraId="4609AD72" w14:textId="77777777">
        <w:trPr>
          <w:trHeight w:val="420"/>
        </w:trPr>
        <w:tc>
          <w:tcPr>
            <w:tcW w:w="1833" w:type="dxa"/>
            <w:shd w:val="clear" w:color="auto" w:fill="auto"/>
            <w:tcMar>
              <w:top w:w="100" w:type="dxa"/>
              <w:left w:w="100" w:type="dxa"/>
              <w:bottom w:w="100" w:type="dxa"/>
              <w:right w:w="100" w:type="dxa"/>
            </w:tcMar>
          </w:tcPr>
          <w:p w14:paraId="0000023D" w14:textId="77777777" w:rsidR="0095013F" w:rsidRDefault="001C5456">
            <w:pPr>
              <w:widowControl w:val="0"/>
              <w:spacing w:line="240" w:lineRule="auto"/>
              <w:rPr>
                <w:b/>
              </w:rPr>
            </w:pPr>
            <w:r>
              <w:rPr>
                <w:b/>
              </w:rPr>
              <w:lastRenderedPageBreak/>
              <w:t>Tipos</w:t>
            </w:r>
          </w:p>
        </w:tc>
        <w:tc>
          <w:tcPr>
            <w:tcW w:w="8401" w:type="dxa"/>
            <w:shd w:val="clear" w:color="auto" w:fill="auto"/>
            <w:tcMar>
              <w:top w:w="100" w:type="dxa"/>
              <w:left w:w="100" w:type="dxa"/>
              <w:bottom w:w="100" w:type="dxa"/>
              <w:right w:w="100" w:type="dxa"/>
            </w:tcMar>
          </w:tcPr>
          <w:p w14:paraId="0000023E" w14:textId="77777777" w:rsidR="0095013F" w:rsidRDefault="001C5456">
            <w:pPr>
              <w:pBdr>
                <w:top w:val="nil"/>
                <w:left w:val="nil"/>
                <w:bottom w:val="nil"/>
                <w:right w:val="nil"/>
                <w:between w:val="nil"/>
              </w:pBdr>
              <w:spacing w:after="120" w:line="240" w:lineRule="auto"/>
              <w:jc w:val="both"/>
              <w:rPr>
                <w:color w:val="000000"/>
              </w:rPr>
            </w:pPr>
            <w:r>
              <w:rPr>
                <w:color w:val="000000"/>
              </w:rPr>
              <w:t>Los casos de prueba tienen la habilidad de medir muchos aspectos del sistema. Los pasos planificados en el caso de pruebas tienen la intención de incluir un resultado de falla en lugar de un resultado exitoso. Algunos ejemplos de casos de pruebas más conocidos son los siguientes:</w:t>
            </w:r>
          </w:p>
          <w:p w14:paraId="0000023F" w14:textId="789955BD" w:rsidR="0095013F" w:rsidRPr="00612C6D" w:rsidRDefault="001C5456">
            <w:pPr>
              <w:pBdr>
                <w:top w:val="nil"/>
                <w:left w:val="nil"/>
                <w:bottom w:val="nil"/>
                <w:right w:val="nil"/>
                <w:between w:val="nil"/>
              </w:pBdr>
              <w:spacing w:after="120" w:line="240" w:lineRule="auto"/>
              <w:rPr>
                <w:b/>
              </w:rPr>
            </w:pPr>
            <w:r w:rsidRPr="00612C6D">
              <w:rPr>
                <w:b/>
              </w:rPr>
              <w:t>Tabla 1</w:t>
            </w:r>
          </w:p>
          <w:p w14:paraId="00000240" w14:textId="77777777" w:rsidR="0095013F" w:rsidRPr="00612C6D" w:rsidRDefault="001C5456">
            <w:pPr>
              <w:pBdr>
                <w:top w:val="nil"/>
                <w:left w:val="nil"/>
                <w:bottom w:val="nil"/>
                <w:right w:val="nil"/>
                <w:between w:val="nil"/>
              </w:pBdr>
              <w:spacing w:after="120" w:line="240" w:lineRule="auto"/>
              <w:rPr>
                <w:i/>
                <w:color w:val="000000"/>
              </w:rPr>
            </w:pPr>
            <w:r w:rsidRPr="00612C6D">
              <w:rPr>
                <w:i/>
              </w:rPr>
              <w:t>Tipos de caso de prueba</w:t>
            </w:r>
          </w:p>
          <w:p w14:paraId="00000241" w14:textId="77777777" w:rsidR="0095013F" w:rsidRDefault="001C5456">
            <w:pPr>
              <w:pBdr>
                <w:top w:val="nil"/>
                <w:left w:val="nil"/>
                <w:bottom w:val="nil"/>
                <w:right w:val="nil"/>
                <w:between w:val="nil"/>
              </w:pBdr>
              <w:spacing w:after="120" w:line="240" w:lineRule="auto"/>
              <w:jc w:val="center"/>
              <w:rPr>
                <w:color w:val="000000"/>
              </w:rPr>
            </w:pPr>
            <w:r>
              <w:rPr>
                <w:noProof/>
              </w:rPr>
              <w:drawing>
                <wp:inline distT="0" distB="0" distL="0" distR="0" wp14:anchorId="1DD30377" wp14:editId="4338C060">
                  <wp:extent cx="4715422" cy="2229721"/>
                  <wp:effectExtent l="0" t="0" r="0" b="0"/>
                  <wp:docPr id="253" name="image26.png" descr="Tabla que muestra ejemplos de casos de prueba comunes para funcionalidad, seguridad y usabilidad"/>
                  <wp:cNvGraphicFramePr/>
                  <a:graphic xmlns:a="http://schemas.openxmlformats.org/drawingml/2006/main">
                    <a:graphicData uri="http://schemas.openxmlformats.org/drawingml/2006/picture">
                      <pic:pic xmlns:pic="http://schemas.openxmlformats.org/drawingml/2006/picture">
                        <pic:nvPicPr>
                          <pic:cNvPr id="0" name="image26.png" descr="Tabla que muestra ejemplos de casos de prueba comunes para funcionalidad, seguridad y usabilidad"/>
                          <pic:cNvPicPr preferRelativeResize="0"/>
                        </pic:nvPicPr>
                        <pic:blipFill>
                          <a:blip r:embed="rId72"/>
                          <a:srcRect/>
                          <a:stretch>
                            <a:fillRect/>
                          </a:stretch>
                        </pic:blipFill>
                        <pic:spPr>
                          <a:xfrm>
                            <a:off x="0" y="0"/>
                            <a:ext cx="4715422" cy="2229721"/>
                          </a:xfrm>
                          <a:prstGeom prst="rect">
                            <a:avLst/>
                          </a:prstGeom>
                          <a:ln/>
                        </pic:spPr>
                      </pic:pic>
                    </a:graphicData>
                  </a:graphic>
                </wp:inline>
              </w:drawing>
            </w:r>
          </w:p>
          <w:p w14:paraId="00000242" w14:textId="2A628934" w:rsidR="0095013F" w:rsidRDefault="001C5456" w:rsidP="00345D9C">
            <w:pPr>
              <w:pBdr>
                <w:top w:val="nil"/>
                <w:left w:val="nil"/>
                <w:bottom w:val="nil"/>
                <w:right w:val="nil"/>
                <w:between w:val="nil"/>
              </w:pBdr>
              <w:spacing w:after="120" w:line="240" w:lineRule="auto"/>
              <w:ind w:left="720"/>
              <w:rPr>
                <w:color w:val="000000"/>
              </w:rPr>
            </w:pPr>
            <w:r>
              <w:rPr>
                <w:i/>
              </w:rPr>
              <w:t>Nota</w:t>
            </w:r>
            <w:r w:rsidR="00DB1FD5">
              <w:rPr>
                <w:i/>
              </w:rPr>
              <w:t xml:space="preserve">. Reproducida de </w:t>
            </w:r>
            <w:r w:rsidR="00DB1FD5" w:rsidRPr="008641AE">
              <w:rPr>
                <w:i/>
              </w:rPr>
              <w:t>Diferentes tipos de casos de</w:t>
            </w:r>
            <w:r w:rsidR="00DB1FD5">
              <w:rPr>
                <w:i/>
              </w:rPr>
              <w:t xml:space="preserve"> prueba.</w:t>
            </w:r>
            <w:r>
              <w:rPr>
                <w:i/>
              </w:rPr>
              <w:t xml:space="preserve"> </w:t>
            </w:r>
            <w:r>
              <w:t xml:space="preserve">Mc </w:t>
            </w:r>
            <w:proofErr w:type="spellStart"/>
            <w:r>
              <w:t>Mullin</w:t>
            </w:r>
            <w:proofErr w:type="spellEnd"/>
            <w:r>
              <w:rPr>
                <w:i/>
              </w:rPr>
              <w:t xml:space="preserve">, </w:t>
            </w:r>
            <w:r w:rsidR="00DB1FD5">
              <w:rPr>
                <w:i/>
              </w:rPr>
              <w:t>(</w:t>
            </w:r>
            <w:r>
              <w:rPr>
                <w:i/>
              </w:rPr>
              <w:t>2021).</w:t>
            </w:r>
            <w:r>
              <w:rPr>
                <w:color w:val="000000"/>
              </w:rPr>
              <w:t xml:space="preserve"> </w:t>
            </w:r>
            <w:hyperlink r:id="rId73">
              <w:r>
                <w:rPr>
                  <w:color w:val="0000FF"/>
                  <w:u w:val="single"/>
                </w:rPr>
                <w:t>https://es.parasoft.com/blog/how-to-write-test-cases-for-</w:t>
              </w:r>
              <w:r w:rsidR="002C1226" w:rsidRPr="002C1226">
                <w:rPr>
                  <w:i/>
                  <w:iCs/>
                  <w:color w:val="0000FF"/>
                  <w:u w:val="single"/>
                </w:rPr>
                <w:t>software</w:t>
              </w:r>
              <w:r>
                <w:rPr>
                  <w:color w:val="0000FF"/>
                  <w:u w:val="single"/>
                </w:rPr>
                <w:t>-examples-tutorial/</w:t>
              </w:r>
            </w:hyperlink>
          </w:p>
          <w:p w14:paraId="00000243" w14:textId="77777777" w:rsidR="0095013F" w:rsidRDefault="0095013F">
            <w:pPr>
              <w:widowControl w:val="0"/>
              <w:spacing w:line="240" w:lineRule="auto"/>
            </w:pPr>
          </w:p>
        </w:tc>
        <w:tc>
          <w:tcPr>
            <w:tcW w:w="3460" w:type="dxa"/>
            <w:shd w:val="clear" w:color="auto" w:fill="auto"/>
            <w:tcMar>
              <w:top w:w="100" w:type="dxa"/>
              <w:left w:w="100" w:type="dxa"/>
              <w:bottom w:w="100" w:type="dxa"/>
              <w:right w:w="100" w:type="dxa"/>
            </w:tcMar>
          </w:tcPr>
          <w:p w14:paraId="00000244" w14:textId="77777777" w:rsidR="0095013F" w:rsidRDefault="001C5456">
            <w:pPr>
              <w:widowControl w:val="0"/>
              <w:spacing w:line="240" w:lineRule="auto"/>
              <w:rPr>
                <w:b/>
              </w:rPr>
            </w:pPr>
            <w:r>
              <w:rPr>
                <w:noProof/>
              </w:rPr>
              <w:lastRenderedPageBreak/>
              <w:drawing>
                <wp:inline distT="0" distB="0" distL="0" distR="0" wp14:anchorId="7338FC09" wp14:editId="6C29EB50">
                  <wp:extent cx="2070100" cy="1021715"/>
                  <wp:effectExtent l="0" t="0" r="0" b="0"/>
                  <wp:docPr id="254" name="image7.png" descr="How to Write Test Cases for Software: Examples &amp; Tutorial"/>
                  <wp:cNvGraphicFramePr/>
                  <a:graphic xmlns:a="http://schemas.openxmlformats.org/drawingml/2006/main">
                    <a:graphicData uri="http://schemas.openxmlformats.org/drawingml/2006/picture">
                      <pic:pic xmlns:pic="http://schemas.openxmlformats.org/drawingml/2006/picture">
                        <pic:nvPicPr>
                          <pic:cNvPr id="0" name="image7.png" descr="How to Write Test Cases for Software: Examples &amp; Tutorial"/>
                          <pic:cNvPicPr preferRelativeResize="0"/>
                        </pic:nvPicPr>
                        <pic:blipFill>
                          <a:blip r:embed="rId74"/>
                          <a:srcRect/>
                          <a:stretch>
                            <a:fillRect/>
                          </a:stretch>
                        </pic:blipFill>
                        <pic:spPr>
                          <a:xfrm>
                            <a:off x="0" y="0"/>
                            <a:ext cx="2070100" cy="1021715"/>
                          </a:xfrm>
                          <a:prstGeom prst="rect">
                            <a:avLst/>
                          </a:prstGeom>
                          <a:ln/>
                        </pic:spPr>
                      </pic:pic>
                    </a:graphicData>
                  </a:graphic>
                </wp:inline>
              </w:drawing>
            </w:r>
          </w:p>
          <w:p w14:paraId="00000245" w14:textId="77777777" w:rsidR="0095013F" w:rsidRDefault="001C5456">
            <w:pPr>
              <w:widowControl w:val="0"/>
              <w:spacing w:line="240" w:lineRule="auto"/>
            </w:pPr>
            <w:r>
              <w:t>Imagen de referencia</w:t>
            </w:r>
          </w:p>
          <w:p w14:paraId="00000246" w14:textId="77777777" w:rsidR="0095013F" w:rsidRDefault="00000000">
            <w:pPr>
              <w:widowControl w:val="0"/>
              <w:spacing w:line="240" w:lineRule="auto"/>
            </w:pPr>
            <w:hyperlink r:id="rId75">
              <w:r w:rsidR="001C5456">
                <w:rPr>
                  <w:color w:val="0000FF"/>
                  <w:u w:val="single"/>
                </w:rPr>
                <w:t>https://www.parasoft.com/wp-content/uploads/2021/05/image-2-test-cases-collage-300x148.png</w:t>
              </w:r>
            </w:hyperlink>
          </w:p>
          <w:p w14:paraId="00000247" w14:textId="77777777" w:rsidR="0095013F" w:rsidRDefault="001C5456">
            <w:pPr>
              <w:widowControl w:val="0"/>
              <w:spacing w:line="240" w:lineRule="auto"/>
            </w:pPr>
            <w:r>
              <w:rPr>
                <w:b/>
              </w:rPr>
              <w:t xml:space="preserve">Imagen: </w:t>
            </w:r>
            <w:r>
              <w:t>228130_i37</w:t>
            </w:r>
          </w:p>
        </w:tc>
      </w:tr>
      <w:tr w:rsidR="0095013F" w14:paraId="7C4FCF98" w14:textId="77777777">
        <w:trPr>
          <w:trHeight w:val="420"/>
        </w:trPr>
        <w:tc>
          <w:tcPr>
            <w:tcW w:w="1833" w:type="dxa"/>
            <w:shd w:val="clear" w:color="auto" w:fill="auto"/>
            <w:tcMar>
              <w:top w:w="100" w:type="dxa"/>
              <w:left w:w="100" w:type="dxa"/>
              <w:bottom w:w="100" w:type="dxa"/>
              <w:right w:w="100" w:type="dxa"/>
            </w:tcMar>
          </w:tcPr>
          <w:p w14:paraId="00000248" w14:textId="77777777" w:rsidR="0095013F" w:rsidRDefault="001C5456">
            <w:pPr>
              <w:widowControl w:val="0"/>
              <w:spacing w:line="240" w:lineRule="auto"/>
              <w:rPr>
                <w:b/>
              </w:rPr>
            </w:pPr>
            <w:r>
              <w:rPr>
                <w:b/>
              </w:rPr>
              <w:t>Formato</w:t>
            </w:r>
          </w:p>
        </w:tc>
        <w:tc>
          <w:tcPr>
            <w:tcW w:w="8401" w:type="dxa"/>
            <w:shd w:val="clear" w:color="auto" w:fill="auto"/>
            <w:tcMar>
              <w:top w:w="100" w:type="dxa"/>
              <w:left w:w="100" w:type="dxa"/>
              <w:bottom w:w="100" w:type="dxa"/>
              <w:right w:w="100" w:type="dxa"/>
            </w:tcMar>
          </w:tcPr>
          <w:p w14:paraId="00000249" w14:textId="1B68F2CD" w:rsidR="0095013F" w:rsidRDefault="001C5456">
            <w:pPr>
              <w:pBdr>
                <w:top w:val="nil"/>
                <w:left w:val="nil"/>
                <w:bottom w:val="nil"/>
                <w:right w:val="nil"/>
                <w:between w:val="nil"/>
              </w:pBdr>
              <w:spacing w:after="120" w:line="240" w:lineRule="auto"/>
              <w:jc w:val="both"/>
              <w:rPr>
                <w:color w:val="000000"/>
              </w:rPr>
            </w:pPr>
            <w:r>
              <w:rPr>
                <w:color w:val="000000"/>
              </w:rPr>
              <w:t>Cada componente de una prueba unitaria definirá aspectos cruciales que incluyen:</w:t>
            </w:r>
          </w:p>
          <w:p w14:paraId="0000024A" w14:textId="77777777" w:rsidR="0095013F" w:rsidRDefault="001C5456">
            <w:pPr>
              <w:numPr>
                <w:ilvl w:val="0"/>
                <w:numId w:val="7"/>
              </w:numPr>
              <w:pBdr>
                <w:top w:val="nil"/>
                <w:left w:val="nil"/>
                <w:bottom w:val="nil"/>
                <w:right w:val="nil"/>
                <w:between w:val="nil"/>
              </w:pBdr>
              <w:spacing w:line="240" w:lineRule="auto"/>
              <w:ind w:left="182" w:hanging="219"/>
              <w:jc w:val="both"/>
              <w:rPr>
                <w:color w:val="000000"/>
              </w:rPr>
            </w:pPr>
            <w:r>
              <w:rPr>
                <w:color w:val="000000"/>
              </w:rPr>
              <w:t>Funciones a realizar para prueba plasmada.</w:t>
            </w:r>
          </w:p>
          <w:p w14:paraId="0000024B" w14:textId="77777777" w:rsidR="0095013F" w:rsidRDefault="001C5456">
            <w:pPr>
              <w:numPr>
                <w:ilvl w:val="0"/>
                <w:numId w:val="7"/>
              </w:numPr>
              <w:pBdr>
                <w:top w:val="nil"/>
                <w:left w:val="nil"/>
                <w:bottom w:val="nil"/>
                <w:right w:val="nil"/>
                <w:between w:val="nil"/>
              </w:pBdr>
              <w:spacing w:line="240" w:lineRule="auto"/>
              <w:ind w:left="182" w:hanging="219"/>
              <w:jc w:val="both"/>
              <w:rPr>
                <w:color w:val="000000"/>
              </w:rPr>
            </w:pPr>
            <w:r>
              <w:rPr>
                <w:color w:val="000000"/>
              </w:rPr>
              <w:t>La data implementada para la prueba.</w:t>
            </w:r>
          </w:p>
          <w:p w14:paraId="0000024C" w14:textId="77777777" w:rsidR="0095013F" w:rsidRDefault="001C5456">
            <w:pPr>
              <w:numPr>
                <w:ilvl w:val="0"/>
                <w:numId w:val="7"/>
              </w:numPr>
              <w:pBdr>
                <w:top w:val="nil"/>
                <w:left w:val="nil"/>
                <w:bottom w:val="nil"/>
                <w:right w:val="nil"/>
                <w:between w:val="nil"/>
              </w:pBdr>
              <w:spacing w:line="240" w:lineRule="auto"/>
              <w:ind w:left="182" w:hanging="219"/>
              <w:jc w:val="both"/>
              <w:rPr>
                <w:color w:val="000000"/>
              </w:rPr>
            </w:pPr>
            <w:r>
              <w:rPr>
                <w:color w:val="000000"/>
              </w:rPr>
              <w:t>Resultados esperados en la ejecución de la prueba.</w:t>
            </w:r>
          </w:p>
          <w:p w14:paraId="0000024D" w14:textId="24375EB8" w:rsidR="0095013F" w:rsidRDefault="001C5456">
            <w:pPr>
              <w:numPr>
                <w:ilvl w:val="0"/>
                <w:numId w:val="7"/>
              </w:numPr>
              <w:pBdr>
                <w:top w:val="nil"/>
                <w:left w:val="nil"/>
                <w:bottom w:val="nil"/>
                <w:right w:val="nil"/>
                <w:between w:val="nil"/>
              </w:pBdr>
              <w:spacing w:after="120" w:line="240" w:lineRule="auto"/>
              <w:ind w:left="182" w:hanging="219"/>
              <w:jc w:val="both"/>
              <w:rPr>
                <w:color w:val="000000"/>
              </w:rPr>
            </w:pPr>
            <w:r>
              <w:rPr>
                <w:color w:val="000000"/>
              </w:rPr>
              <w:t xml:space="preserve">Aseguramiento de la prueba, que la ejecución </w:t>
            </w:r>
            <w:r w:rsidR="00DB1FD5">
              <w:rPr>
                <w:color w:val="000000"/>
              </w:rPr>
              <w:t>sea</w:t>
            </w:r>
            <w:r>
              <w:rPr>
                <w:color w:val="000000"/>
              </w:rPr>
              <w:t xml:space="preserve"> independiente de los demás componentes del sistema.</w:t>
            </w:r>
          </w:p>
          <w:p w14:paraId="0000024E" w14:textId="7B396DD1" w:rsidR="0095013F" w:rsidRDefault="001C5456">
            <w:pPr>
              <w:pBdr>
                <w:top w:val="nil"/>
                <w:left w:val="nil"/>
                <w:bottom w:val="nil"/>
                <w:right w:val="nil"/>
                <w:between w:val="nil"/>
              </w:pBdr>
              <w:spacing w:after="120" w:line="240" w:lineRule="auto"/>
              <w:rPr>
                <w:color w:val="000000"/>
              </w:rPr>
            </w:pPr>
            <w:r>
              <w:rPr>
                <w:color w:val="000000"/>
              </w:rPr>
              <w:t>Es importante tener en cuenta que el formato estándar de pruebas como mínimo debe contener:</w:t>
            </w:r>
          </w:p>
          <w:p w14:paraId="0000024F" w14:textId="77777777" w:rsidR="0095013F" w:rsidRDefault="001C5456">
            <w:pPr>
              <w:numPr>
                <w:ilvl w:val="0"/>
                <w:numId w:val="10"/>
              </w:numPr>
              <w:pBdr>
                <w:top w:val="nil"/>
                <w:left w:val="nil"/>
                <w:bottom w:val="nil"/>
                <w:right w:val="nil"/>
                <w:between w:val="nil"/>
              </w:pBdr>
              <w:spacing w:line="240" w:lineRule="auto"/>
              <w:rPr>
                <w:color w:val="000000"/>
              </w:rPr>
            </w:pPr>
            <w:r>
              <w:rPr>
                <w:color w:val="000000"/>
              </w:rPr>
              <w:t>Un nombre relevante de la prueba.</w:t>
            </w:r>
          </w:p>
          <w:p w14:paraId="00000250" w14:textId="77777777" w:rsidR="0095013F" w:rsidRDefault="001C5456">
            <w:pPr>
              <w:numPr>
                <w:ilvl w:val="0"/>
                <w:numId w:val="10"/>
              </w:numPr>
              <w:pBdr>
                <w:top w:val="nil"/>
                <w:left w:val="nil"/>
                <w:bottom w:val="nil"/>
                <w:right w:val="nil"/>
                <w:between w:val="nil"/>
              </w:pBdr>
              <w:spacing w:line="240" w:lineRule="auto"/>
              <w:rPr>
                <w:color w:val="000000"/>
              </w:rPr>
            </w:pPr>
            <w:r>
              <w:rPr>
                <w:color w:val="000000"/>
              </w:rPr>
              <w:t>Datos estandarizados para la prueba.</w:t>
            </w:r>
          </w:p>
          <w:p w14:paraId="00000251" w14:textId="77777777" w:rsidR="0095013F" w:rsidRDefault="001C5456">
            <w:pPr>
              <w:numPr>
                <w:ilvl w:val="0"/>
                <w:numId w:val="10"/>
              </w:numPr>
              <w:pBdr>
                <w:top w:val="nil"/>
                <w:left w:val="nil"/>
                <w:bottom w:val="nil"/>
                <w:right w:val="nil"/>
                <w:between w:val="nil"/>
              </w:pBdr>
              <w:spacing w:line="240" w:lineRule="auto"/>
              <w:rPr>
                <w:color w:val="000000"/>
              </w:rPr>
            </w:pPr>
            <w:r>
              <w:rPr>
                <w:color w:val="000000"/>
              </w:rPr>
              <w:t>Nombre del método, unidad o componente bajo prueba.</w:t>
            </w:r>
          </w:p>
          <w:p w14:paraId="00000252" w14:textId="77777777" w:rsidR="0095013F" w:rsidRDefault="001C5456">
            <w:pPr>
              <w:numPr>
                <w:ilvl w:val="0"/>
                <w:numId w:val="10"/>
              </w:numPr>
              <w:pBdr>
                <w:top w:val="nil"/>
                <w:left w:val="nil"/>
                <w:bottom w:val="nil"/>
                <w:right w:val="nil"/>
                <w:between w:val="nil"/>
              </w:pBdr>
              <w:spacing w:line="240" w:lineRule="auto"/>
              <w:rPr>
                <w:color w:val="000000"/>
              </w:rPr>
            </w:pPr>
            <w:r>
              <w:rPr>
                <w:color w:val="000000"/>
              </w:rPr>
              <w:t>Aplicar un estado positivo de la prueba.</w:t>
            </w:r>
          </w:p>
          <w:p w14:paraId="00000253" w14:textId="77777777" w:rsidR="0095013F" w:rsidRDefault="001C5456">
            <w:pPr>
              <w:numPr>
                <w:ilvl w:val="0"/>
                <w:numId w:val="10"/>
              </w:numPr>
              <w:pBdr>
                <w:top w:val="nil"/>
                <w:left w:val="nil"/>
                <w:bottom w:val="nil"/>
                <w:right w:val="nil"/>
                <w:between w:val="nil"/>
              </w:pBdr>
              <w:spacing w:after="120" w:line="240" w:lineRule="auto"/>
            </w:pPr>
            <w:r>
              <w:rPr>
                <w:color w:val="000000"/>
              </w:rPr>
              <w:t>Ejecución de la prueba unitaria.</w:t>
            </w:r>
          </w:p>
        </w:tc>
        <w:tc>
          <w:tcPr>
            <w:tcW w:w="3460" w:type="dxa"/>
            <w:shd w:val="clear" w:color="auto" w:fill="auto"/>
            <w:tcMar>
              <w:top w:w="100" w:type="dxa"/>
              <w:left w:w="100" w:type="dxa"/>
              <w:bottom w:w="100" w:type="dxa"/>
              <w:right w:w="100" w:type="dxa"/>
            </w:tcMar>
          </w:tcPr>
          <w:p w14:paraId="00000254" w14:textId="77777777" w:rsidR="0095013F" w:rsidRDefault="001C5456">
            <w:pPr>
              <w:widowControl w:val="0"/>
              <w:spacing w:line="240" w:lineRule="auto"/>
              <w:rPr>
                <w:b/>
              </w:rPr>
            </w:pPr>
            <w:r>
              <w:rPr>
                <w:noProof/>
              </w:rPr>
              <w:drawing>
                <wp:inline distT="0" distB="0" distL="0" distR="0" wp14:anchorId="1F355A9E" wp14:editId="5CE2314B">
                  <wp:extent cx="2070100" cy="2139315"/>
                  <wp:effectExtent l="0" t="0" r="0" b="0"/>
                  <wp:docPr id="255" name="image28.jpg" descr="icono de análisis o análisis como la métrica kpi. diseño de trazo de contorno o elemento simple de validación gráfica de logotipo de doc para negocios o web. concepto de violación del proceso de búsqueda o regulación o modelo financiero"/>
                  <wp:cNvGraphicFramePr/>
                  <a:graphic xmlns:a="http://schemas.openxmlformats.org/drawingml/2006/main">
                    <a:graphicData uri="http://schemas.openxmlformats.org/drawingml/2006/picture">
                      <pic:pic xmlns:pic="http://schemas.openxmlformats.org/drawingml/2006/picture">
                        <pic:nvPicPr>
                          <pic:cNvPr id="0" name="image28.jpg" descr="icono de análisis o análisis como la métrica kpi. diseño de trazo de contorno o elemento simple de validación gráfica de logotipo de doc para negocios o web. concepto de violación del proceso de búsqueda o regulación o modelo financiero"/>
                          <pic:cNvPicPr preferRelativeResize="0"/>
                        </pic:nvPicPr>
                        <pic:blipFill>
                          <a:blip r:embed="rId76"/>
                          <a:srcRect/>
                          <a:stretch>
                            <a:fillRect/>
                          </a:stretch>
                        </pic:blipFill>
                        <pic:spPr>
                          <a:xfrm>
                            <a:off x="0" y="0"/>
                            <a:ext cx="2070100" cy="2139315"/>
                          </a:xfrm>
                          <a:prstGeom prst="rect">
                            <a:avLst/>
                          </a:prstGeom>
                          <a:ln/>
                        </pic:spPr>
                      </pic:pic>
                    </a:graphicData>
                  </a:graphic>
                </wp:inline>
              </w:drawing>
            </w:r>
          </w:p>
          <w:p w14:paraId="00000255" w14:textId="77777777" w:rsidR="0095013F" w:rsidRDefault="001C5456">
            <w:pPr>
              <w:widowControl w:val="0"/>
              <w:spacing w:line="240" w:lineRule="auto"/>
            </w:pPr>
            <w:r>
              <w:t>Imagen de referencia</w:t>
            </w:r>
          </w:p>
          <w:p w14:paraId="00000256" w14:textId="77777777" w:rsidR="0095013F" w:rsidRDefault="00000000">
            <w:pPr>
              <w:widowControl w:val="0"/>
              <w:spacing w:line="240" w:lineRule="auto"/>
            </w:pPr>
            <w:hyperlink r:id="rId77">
              <w:r w:rsidR="001C5456">
                <w:rPr>
                  <w:color w:val="0000FF"/>
                  <w:u w:val="single"/>
                </w:rPr>
                <w:t>https://image.shutterstock.com/image-vector/insight-assesment-icon-like-kpi-600w-2182852107.jpg</w:t>
              </w:r>
            </w:hyperlink>
          </w:p>
          <w:p w14:paraId="00000257" w14:textId="77777777" w:rsidR="0095013F" w:rsidRDefault="001C5456">
            <w:pPr>
              <w:widowControl w:val="0"/>
              <w:spacing w:line="240" w:lineRule="auto"/>
              <w:rPr>
                <w:b/>
              </w:rPr>
            </w:pPr>
            <w:r>
              <w:rPr>
                <w:b/>
              </w:rPr>
              <w:t xml:space="preserve">Imagen: </w:t>
            </w:r>
            <w:r>
              <w:t>228130_i38</w:t>
            </w:r>
          </w:p>
        </w:tc>
      </w:tr>
      <w:tr w:rsidR="0095013F" w14:paraId="1CDBEA9D" w14:textId="77777777">
        <w:trPr>
          <w:trHeight w:val="420"/>
        </w:trPr>
        <w:tc>
          <w:tcPr>
            <w:tcW w:w="1833" w:type="dxa"/>
            <w:shd w:val="clear" w:color="auto" w:fill="auto"/>
            <w:tcMar>
              <w:top w:w="100" w:type="dxa"/>
              <w:left w:w="100" w:type="dxa"/>
              <w:bottom w:w="100" w:type="dxa"/>
              <w:right w:w="100" w:type="dxa"/>
            </w:tcMar>
          </w:tcPr>
          <w:p w14:paraId="00000258" w14:textId="77777777" w:rsidR="0095013F" w:rsidRDefault="001C5456">
            <w:pPr>
              <w:widowControl w:val="0"/>
              <w:spacing w:line="240" w:lineRule="auto"/>
              <w:rPr>
                <w:b/>
              </w:rPr>
            </w:pPr>
            <w:r>
              <w:rPr>
                <w:b/>
              </w:rPr>
              <w:lastRenderedPageBreak/>
              <w:t>Mejores prácticas</w:t>
            </w:r>
          </w:p>
        </w:tc>
        <w:tc>
          <w:tcPr>
            <w:tcW w:w="8401" w:type="dxa"/>
            <w:shd w:val="clear" w:color="auto" w:fill="auto"/>
            <w:tcMar>
              <w:top w:w="100" w:type="dxa"/>
              <w:left w:w="100" w:type="dxa"/>
              <w:bottom w:w="100" w:type="dxa"/>
              <w:right w:w="100" w:type="dxa"/>
            </w:tcMar>
          </w:tcPr>
          <w:p w14:paraId="00000259" w14:textId="03916939" w:rsidR="0095013F" w:rsidRDefault="001C5456">
            <w:pPr>
              <w:pBdr>
                <w:top w:val="nil"/>
                <w:left w:val="nil"/>
                <w:bottom w:val="nil"/>
                <w:right w:val="nil"/>
                <w:between w:val="nil"/>
              </w:pBdr>
              <w:spacing w:after="120" w:line="240" w:lineRule="auto"/>
              <w:jc w:val="both"/>
              <w:rPr>
                <w:color w:val="000000"/>
              </w:rPr>
            </w:pPr>
            <w:r>
              <w:rPr>
                <w:color w:val="000000"/>
              </w:rPr>
              <w:t xml:space="preserve">La forma de redactar casos de pruebas de forma eficiente se va </w:t>
            </w:r>
            <w:r w:rsidR="00DB1FD5">
              <w:rPr>
                <w:color w:val="000000"/>
              </w:rPr>
              <w:t xml:space="preserve">logrando </w:t>
            </w:r>
            <w:r>
              <w:rPr>
                <w:color w:val="000000"/>
              </w:rPr>
              <w:t>con el paso del tiempo y la práctica. Se debe realizar o mantener un título descriptivo, realizar una descripción detallada del caso de prueba y mantener un lenguaje claro y conciso.</w:t>
            </w:r>
          </w:p>
          <w:p w14:paraId="0000025A" w14:textId="7C7E6CFF" w:rsidR="0095013F" w:rsidRDefault="001C5456">
            <w:pPr>
              <w:pBdr>
                <w:top w:val="nil"/>
                <w:left w:val="nil"/>
                <w:bottom w:val="nil"/>
                <w:right w:val="nil"/>
                <w:between w:val="nil"/>
              </w:pBdr>
              <w:spacing w:after="120" w:line="240" w:lineRule="auto"/>
              <w:jc w:val="both"/>
              <w:rPr>
                <w:color w:val="000000"/>
              </w:rPr>
            </w:pPr>
            <w:r>
              <w:rPr>
                <w:color w:val="000000"/>
              </w:rPr>
              <w:t xml:space="preserve">También se deben plasmar aquellos detalles como los resultados esperados y las diferentes condiciones específicas. Toda esta información es crucial para la ejecución de la prueba por medio de la herramienta tecnológica. </w:t>
            </w:r>
          </w:p>
          <w:p w14:paraId="0000025B" w14:textId="77777777" w:rsidR="0095013F" w:rsidRDefault="001C5456">
            <w:pPr>
              <w:pBdr>
                <w:top w:val="nil"/>
                <w:left w:val="nil"/>
                <w:bottom w:val="nil"/>
                <w:right w:val="nil"/>
                <w:between w:val="nil"/>
              </w:pBdr>
              <w:spacing w:after="120" w:line="240" w:lineRule="auto"/>
              <w:jc w:val="both"/>
              <w:rPr>
                <w:color w:val="000000"/>
              </w:rPr>
            </w:pPr>
            <w:r>
              <w:rPr>
                <w:color w:val="000000"/>
              </w:rPr>
              <w:t>Una lista de aspectos a tener en cuenta para construir casos de pruebas eficientes:</w:t>
            </w:r>
          </w:p>
          <w:p w14:paraId="0000025C" w14:textId="77777777" w:rsidR="0095013F" w:rsidRDefault="001C5456">
            <w:pPr>
              <w:numPr>
                <w:ilvl w:val="0"/>
                <w:numId w:val="13"/>
              </w:numPr>
              <w:pBdr>
                <w:top w:val="nil"/>
                <w:left w:val="nil"/>
                <w:bottom w:val="nil"/>
                <w:right w:val="nil"/>
                <w:between w:val="nil"/>
              </w:pBdr>
              <w:spacing w:line="240" w:lineRule="auto"/>
              <w:jc w:val="both"/>
              <w:rPr>
                <w:color w:val="000000"/>
              </w:rPr>
            </w:pPr>
            <w:r>
              <w:rPr>
                <w:color w:val="000000"/>
              </w:rPr>
              <w:t>Mantener los datos e información de forma transparente.</w:t>
            </w:r>
          </w:p>
          <w:p w14:paraId="0000025D" w14:textId="4B8E4B63" w:rsidR="0095013F" w:rsidRDefault="001C5456">
            <w:pPr>
              <w:numPr>
                <w:ilvl w:val="0"/>
                <w:numId w:val="13"/>
              </w:numPr>
              <w:pBdr>
                <w:top w:val="nil"/>
                <w:left w:val="nil"/>
                <w:bottom w:val="nil"/>
                <w:right w:val="nil"/>
                <w:between w:val="nil"/>
              </w:pBdr>
              <w:spacing w:line="240" w:lineRule="auto"/>
              <w:jc w:val="both"/>
              <w:rPr>
                <w:color w:val="000000"/>
              </w:rPr>
            </w:pPr>
            <w:r>
              <w:rPr>
                <w:color w:val="000000"/>
              </w:rPr>
              <w:t xml:space="preserve">Construir los casos </w:t>
            </w:r>
            <w:r w:rsidR="001C49DC">
              <w:rPr>
                <w:color w:val="000000"/>
              </w:rPr>
              <w:t>d</w:t>
            </w:r>
            <w:r>
              <w:rPr>
                <w:color w:val="000000"/>
              </w:rPr>
              <w:t>e pruebas de forma reutilizables.</w:t>
            </w:r>
          </w:p>
          <w:p w14:paraId="0000025E" w14:textId="77777777" w:rsidR="0095013F" w:rsidRDefault="001C5456">
            <w:pPr>
              <w:numPr>
                <w:ilvl w:val="0"/>
                <w:numId w:val="13"/>
              </w:numPr>
              <w:pBdr>
                <w:top w:val="nil"/>
                <w:left w:val="nil"/>
                <w:bottom w:val="nil"/>
                <w:right w:val="nil"/>
                <w:between w:val="nil"/>
              </w:pBdr>
              <w:spacing w:line="240" w:lineRule="auto"/>
              <w:jc w:val="both"/>
              <w:rPr>
                <w:color w:val="000000"/>
              </w:rPr>
            </w:pPr>
            <w:r>
              <w:rPr>
                <w:color w:val="000000"/>
              </w:rPr>
              <w:t>Mantener los identificadores de los casos de prueba de forma única.</w:t>
            </w:r>
          </w:p>
          <w:p w14:paraId="0000025F" w14:textId="77777777" w:rsidR="0095013F" w:rsidRDefault="001C5456">
            <w:pPr>
              <w:numPr>
                <w:ilvl w:val="0"/>
                <w:numId w:val="13"/>
              </w:numPr>
              <w:pBdr>
                <w:top w:val="nil"/>
                <w:left w:val="nil"/>
                <w:bottom w:val="nil"/>
                <w:right w:val="nil"/>
                <w:between w:val="nil"/>
              </w:pBdr>
              <w:spacing w:line="240" w:lineRule="auto"/>
              <w:jc w:val="both"/>
              <w:rPr>
                <w:color w:val="000000"/>
              </w:rPr>
            </w:pPr>
            <w:r>
              <w:rPr>
                <w:color w:val="000000"/>
              </w:rPr>
              <w:t>Implementar revisión por pares es muy relevante.</w:t>
            </w:r>
          </w:p>
          <w:p w14:paraId="00000260" w14:textId="77777777" w:rsidR="0095013F" w:rsidRDefault="001C5456">
            <w:pPr>
              <w:numPr>
                <w:ilvl w:val="0"/>
                <w:numId w:val="13"/>
              </w:numPr>
              <w:pBdr>
                <w:top w:val="nil"/>
                <w:left w:val="nil"/>
                <w:bottom w:val="nil"/>
                <w:right w:val="nil"/>
                <w:between w:val="nil"/>
              </w:pBdr>
              <w:spacing w:line="240" w:lineRule="auto"/>
              <w:jc w:val="both"/>
              <w:rPr>
                <w:color w:val="000000"/>
              </w:rPr>
            </w:pPr>
            <w:r>
              <w:rPr>
                <w:color w:val="000000"/>
              </w:rPr>
              <w:t>Los casos de prueba construidos deben tener en cuenta los requerimientos definidos.</w:t>
            </w:r>
          </w:p>
          <w:p w14:paraId="00000261" w14:textId="192862CF" w:rsidR="0095013F" w:rsidRDefault="001C49DC">
            <w:pPr>
              <w:numPr>
                <w:ilvl w:val="0"/>
                <w:numId w:val="13"/>
              </w:numPr>
              <w:pBdr>
                <w:top w:val="nil"/>
                <w:left w:val="nil"/>
                <w:bottom w:val="nil"/>
                <w:right w:val="nil"/>
                <w:between w:val="nil"/>
              </w:pBdr>
              <w:spacing w:after="120" w:line="240" w:lineRule="auto"/>
            </w:pPr>
            <w:r>
              <w:rPr>
                <w:color w:val="000000"/>
              </w:rPr>
              <w:t xml:space="preserve">Detallar </w:t>
            </w:r>
            <w:r w:rsidR="001C5456">
              <w:rPr>
                <w:color w:val="000000"/>
              </w:rPr>
              <w:t>los resultados esperados.</w:t>
            </w:r>
          </w:p>
        </w:tc>
        <w:tc>
          <w:tcPr>
            <w:tcW w:w="3460" w:type="dxa"/>
            <w:shd w:val="clear" w:color="auto" w:fill="auto"/>
            <w:tcMar>
              <w:top w:w="100" w:type="dxa"/>
              <w:left w:w="100" w:type="dxa"/>
              <w:bottom w:w="100" w:type="dxa"/>
              <w:right w:w="100" w:type="dxa"/>
            </w:tcMar>
          </w:tcPr>
          <w:p w14:paraId="00000262" w14:textId="77777777" w:rsidR="0095013F" w:rsidRDefault="001C5456">
            <w:pPr>
              <w:widowControl w:val="0"/>
              <w:spacing w:line="240" w:lineRule="auto"/>
              <w:rPr>
                <w:b/>
              </w:rPr>
            </w:pPr>
            <w:r>
              <w:rPr>
                <w:noProof/>
              </w:rPr>
              <w:drawing>
                <wp:inline distT="0" distB="0" distL="0" distR="0" wp14:anchorId="6C89F88A" wp14:editId="0410AE5D">
                  <wp:extent cx="2070100" cy="1380490"/>
                  <wp:effectExtent l="0" t="0" r="0" b="0"/>
                  <wp:docPr id="25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8"/>
                          <a:srcRect/>
                          <a:stretch>
                            <a:fillRect/>
                          </a:stretch>
                        </pic:blipFill>
                        <pic:spPr>
                          <a:xfrm>
                            <a:off x="0" y="0"/>
                            <a:ext cx="2070100" cy="1380490"/>
                          </a:xfrm>
                          <a:prstGeom prst="rect">
                            <a:avLst/>
                          </a:prstGeom>
                          <a:ln/>
                        </pic:spPr>
                      </pic:pic>
                    </a:graphicData>
                  </a:graphic>
                </wp:inline>
              </w:drawing>
            </w:r>
          </w:p>
          <w:p w14:paraId="00000263" w14:textId="77777777" w:rsidR="0095013F" w:rsidRDefault="001C5456">
            <w:pPr>
              <w:widowControl w:val="0"/>
              <w:spacing w:line="240" w:lineRule="auto"/>
            </w:pPr>
            <w:r>
              <w:t>Imagen de referencia</w:t>
            </w:r>
          </w:p>
          <w:p w14:paraId="00000264" w14:textId="77777777" w:rsidR="0095013F" w:rsidRDefault="00000000">
            <w:pPr>
              <w:widowControl w:val="0"/>
              <w:spacing w:line="240" w:lineRule="auto"/>
            </w:pPr>
            <w:hyperlink r:id="rId79">
              <w:r w:rsidR="001C5456">
                <w:rPr>
                  <w:color w:val="0000FF"/>
                  <w:u w:val="single"/>
                </w:rPr>
                <w:t>https://qalified.com/wp-content/uploads/2022/02/6460946-1-scaled.jpg</w:t>
              </w:r>
            </w:hyperlink>
          </w:p>
          <w:p w14:paraId="00000265" w14:textId="77777777" w:rsidR="0095013F" w:rsidRDefault="001C5456">
            <w:pPr>
              <w:widowControl w:val="0"/>
              <w:spacing w:line="240" w:lineRule="auto"/>
              <w:rPr>
                <w:b/>
              </w:rPr>
            </w:pPr>
            <w:r>
              <w:rPr>
                <w:b/>
              </w:rPr>
              <w:t xml:space="preserve">Imagen: </w:t>
            </w:r>
            <w:r>
              <w:t>228130_i39</w:t>
            </w:r>
          </w:p>
        </w:tc>
      </w:tr>
      <w:tr w:rsidR="0095013F" w14:paraId="3BC44E32" w14:textId="77777777">
        <w:trPr>
          <w:trHeight w:val="420"/>
        </w:trPr>
        <w:tc>
          <w:tcPr>
            <w:tcW w:w="1833" w:type="dxa"/>
            <w:shd w:val="clear" w:color="auto" w:fill="auto"/>
            <w:tcMar>
              <w:top w:w="100" w:type="dxa"/>
              <w:left w:w="100" w:type="dxa"/>
              <w:bottom w:w="100" w:type="dxa"/>
              <w:right w:w="100" w:type="dxa"/>
            </w:tcMar>
          </w:tcPr>
          <w:p w14:paraId="00000266" w14:textId="77777777" w:rsidR="0095013F" w:rsidRDefault="001C5456">
            <w:pPr>
              <w:widowControl w:val="0"/>
              <w:spacing w:line="240" w:lineRule="auto"/>
              <w:rPr>
                <w:b/>
              </w:rPr>
            </w:pPr>
            <w:r>
              <w:rPr>
                <w:b/>
              </w:rPr>
              <w:t>Ejecución</w:t>
            </w:r>
          </w:p>
        </w:tc>
        <w:tc>
          <w:tcPr>
            <w:tcW w:w="8401" w:type="dxa"/>
            <w:shd w:val="clear" w:color="auto" w:fill="auto"/>
            <w:tcMar>
              <w:top w:w="100" w:type="dxa"/>
              <w:left w:w="100" w:type="dxa"/>
              <w:bottom w:w="100" w:type="dxa"/>
              <w:right w:w="100" w:type="dxa"/>
            </w:tcMar>
          </w:tcPr>
          <w:p w14:paraId="00000267" w14:textId="555FD04C" w:rsidR="0095013F" w:rsidRDefault="001C5456">
            <w:pPr>
              <w:pBdr>
                <w:top w:val="nil"/>
                <w:left w:val="nil"/>
                <w:bottom w:val="nil"/>
                <w:right w:val="nil"/>
                <w:between w:val="nil"/>
              </w:pBdr>
              <w:spacing w:after="120" w:line="240" w:lineRule="auto"/>
              <w:jc w:val="both"/>
              <w:rPr>
                <w:color w:val="000000"/>
              </w:rPr>
            </w:pPr>
            <w:r>
              <w:rPr>
                <w:color w:val="000000"/>
              </w:rPr>
              <w:t>En esta fase se procede a probar la base de datos con los casos de prueba, obteniendo así los resultados reales</w:t>
            </w:r>
            <w:r w:rsidR="001C49DC">
              <w:rPr>
                <w:color w:val="000000"/>
              </w:rPr>
              <w:t>; se</w:t>
            </w:r>
            <w:r>
              <w:rPr>
                <w:color w:val="000000"/>
              </w:rPr>
              <w:t xml:space="preserve"> realiza preferiblemente de forma automática.</w:t>
            </w:r>
          </w:p>
          <w:p w14:paraId="00000268" w14:textId="77777777" w:rsidR="0095013F" w:rsidRDefault="0095013F">
            <w:pPr>
              <w:pBdr>
                <w:top w:val="nil"/>
                <w:left w:val="nil"/>
                <w:bottom w:val="nil"/>
                <w:right w:val="nil"/>
                <w:between w:val="nil"/>
              </w:pBdr>
              <w:spacing w:after="120" w:line="240" w:lineRule="auto"/>
              <w:jc w:val="both"/>
              <w:rPr>
                <w:color w:val="000000"/>
              </w:rPr>
            </w:pPr>
          </w:p>
        </w:tc>
        <w:tc>
          <w:tcPr>
            <w:tcW w:w="3460" w:type="dxa"/>
            <w:shd w:val="clear" w:color="auto" w:fill="auto"/>
            <w:tcMar>
              <w:top w:w="100" w:type="dxa"/>
              <w:left w:w="100" w:type="dxa"/>
              <w:bottom w:w="100" w:type="dxa"/>
              <w:right w:w="100" w:type="dxa"/>
            </w:tcMar>
          </w:tcPr>
          <w:p w14:paraId="00000269" w14:textId="77777777" w:rsidR="0095013F" w:rsidRDefault="001C5456">
            <w:pPr>
              <w:widowControl w:val="0"/>
              <w:spacing w:line="240" w:lineRule="auto"/>
            </w:pPr>
            <w:r>
              <w:rPr>
                <w:noProof/>
              </w:rPr>
              <w:drawing>
                <wp:inline distT="0" distB="0" distL="0" distR="0" wp14:anchorId="0EFDCC60" wp14:editId="39964742">
                  <wp:extent cx="2070100" cy="1213485"/>
                  <wp:effectExtent l="0" t="0" r="0" b="0"/>
                  <wp:docPr id="258" name="image22.jpg" descr="Concepto de Monitoreo de Rendimiento de Red - NPM - Herramientas y Procesos para Monitorear la Calidad de Servicio de una Red Digital - Observabilidad y Monitoreo en Nube - Ilustración 3D"/>
                  <wp:cNvGraphicFramePr/>
                  <a:graphic xmlns:a="http://schemas.openxmlformats.org/drawingml/2006/main">
                    <a:graphicData uri="http://schemas.openxmlformats.org/drawingml/2006/picture">
                      <pic:pic xmlns:pic="http://schemas.openxmlformats.org/drawingml/2006/picture">
                        <pic:nvPicPr>
                          <pic:cNvPr id="0" name="image22.jpg" descr="Concepto de Monitoreo de Rendimiento de Red - NPM - Herramientas y Procesos para Monitorear la Calidad de Servicio de una Red Digital - Observabilidad y Monitoreo en Nube - Ilustración 3D"/>
                          <pic:cNvPicPr preferRelativeResize="0"/>
                        </pic:nvPicPr>
                        <pic:blipFill>
                          <a:blip r:embed="rId80"/>
                          <a:srcRect/>
                          <a:stretch>
                            <a:fillRect/>
                          </a:stretch>
                        </pic:blipFill>
                        <pic:spPr>
                          <a:xfrm>
                            <a:off x="0" y="0"/>
                            <a:ext cx="2070100" cy="1213485"/>
                          </a:xfrm>
                          <a:prstGeom prst="rect">
                            <a:avLst/>
                          </a:prstGeom>
                          <a:ln/>
                        </pic:spPr>
                      </pic:pic>
                    </a:graphicData>
                  </a:graphic>
                </wp:inline>
              </w:drawing>
            </w:r>
          </w:p>
          <w:p w14:paraId="0000026A" w14:textId="77777777" w:rsidR="0095013F" w:rsidRDefault="001C5456">
            <w:pPr>
              <w:widowControl w:val="0"/>
              <w:spacing w:line="240" w:lineRule="auto"/>
            </w:pPr>
            <w:r>
              <w:t>Imagen de referencia</w:t>
            </w:r>
          </w:p>
          <w:p w14:paraId="0000026B" w14:textId="77777777" w:rsidR="0095013F" w:rsidRDefault="00000000">
            <w:pPr>
              <w:widowControl w:val="0"/>
              <w:spacing w:line="240" w:lineRule="auto"/>
            </w:pPr>
            <w:hyperlink r:id="rId81">
              <w:r w:rsidR="001C5456">
                <w:rPr>
                  <w:color w:val="0000FF"/>
                  <w:u w:val="single"/>
                </w:rPr>
                <w:t>https://image.shutterstock.com/image-illustration/network-performance-monitoring-concept-npm-600w-2181428889.jpg</w:t>
              </w:r>
            </w:hyperlink>
          </w:p>
          <w:p w14:paraId="0000026C" w14:textId="77777777" w:rsidR="0095013F" w:rsidRDefault="001C5456">
            <w:pPr>
              <w:widowControl w:val="0"/>
              <w:spacing w:line="240" w:lineRule="auto"/>
            </w:pPr>
            <w:r>
              <w:rPr>
                <w:b/>
              </w:rPr>
              <w:t xml:space="preserve">Imagen: </w:t>
            </w:r>
            <w:r>
              <w:t>228130_i40</w:t>
            </w:r>
          </w:p>
        </w:tc>
      </w:tr>
      <w:tr w:rsidR="0095013F" w14:paraId="74F8A0BD" w14:textId="77777777">
        <w:trPr>
          <w:trHeight w:val="420"/>
        </w:trPr>
        <w:tc>
          <w:tcPr>
            <w:tcW w:w="1833" w:type="dxa"/>
            <w:shd w:val="clear" w:color="auto" w:fill="auto"/>
            <w:tcMar>
              <w:top w:w="100" w:type="dxa"/>
              <w:left w:w="100" w:type="dxa"/>
              <w:bottom w:w="100" w:type="dxa"/>
              <w:right w:w="100" w:type="dxa"/>
            </w:tcMar>
          </w:tcPr>
          <w:p w14:paraId="0000026D" w14:textId="77777777" w:rsidR="0095013F" w:rsidRDefault="001C5456">
            <w:pPr>
              <w:widowControl w:val="0"/>
              <w:spacing w:line="240" w:lineRule="auto"/>
              <w:rPr>
                <w:b/>
              </w:rPr>
            </w:pPr>
            <w:r>
              <w:rPr>
                <w:b/>
              </w:rPr>
              <w:lastRenderedPageBreak/>
              <w:t>Evaluación</w:t>
            </w:r>
          </w:p>
        </w:tc>
        <w:tc>
          <w:tcPr>
            <w:tcW w:w="8401" w:type="dxa"/>
            <w:shd w:val="clear" w:color="auto" w:fill="auto"/>
            <w:tcMar>
              <w:top w:w="100" w:type="dxa"/>
              <w:left w:w="100" w:type="dxa"/>
              <w:bottom w:w="100" w:type="dxa"/>
              <w:right w:w="100" w:type="dxa"/>
            </w:tcMar>
          </w:tcPr>
          <w:p w14:paraId="0000026E" w14:textId="77777777" w:rsidR="0095013F" w:rsidRDefault="001C5456">
            <w:pPr>
              <w:pBdr>
                <w:top w:val="nil"/>
                <w:left w:val="nil"/>
                <w:bottom w:val="nil"/>
                <w:right w:val="nil"/>
                <w:between w:val="nil"/>
              </w:pBdr>
              <w:spacing w:after="120" w:line="240" w:lineRule="auto"/>
              <w:jc w:val="both"/>
              <w:rPr>
                <w:color w:val="000000"/>
              </w:rPr>
            </w:pPr>
            <w:r>
              <w:rPr>
                <w:color w:val="000000"/>
              </w:rPr>
              <w:t>En la evaluación de resultados obtenidos se determina si la prueba fue exitosa o no, realizando una comparación sistemática de los resultados obtenidos en la etapa de ejecución de los casos de prueba y los resultados esperados plasmados dentro del caso de prueba. Este proceso se puede realizar de manera manual o automática.</w:t>
            </w:r>
          </w:p>
        </w:tc>
        <w:tc>
          <w:tcPr>
            <w:tcW w:w="3460" w:type="dxa"/>
            <w:shd w:val="clear" w:color="auto" w:fill="auto"/>
            <w:tcMar>
              <w:top w:w="100" w:type="dxa"/>
              <w:left w:w="100" w:type="dxa"/>
              <w:bottom w:w="100" w:type="dxa"/>
              <w:right w:w="100" w:type="dxa"/>
            </w:tcMar>
          </w:tcPr>
          <w:p w14:paraId="0000026F" w14:textId="77777777" w:rsidR="0095013F" w:rsidRDefault="001C5456">
            <w:pPr>
              <w:widowControl w:val="0"/>
              <w:spacing w:line="240" w:lineRule="auto"/>
            </w:pPr>
            <w:r>
              <w:rPr>
                <w:noProof/>
              </w:rPr>
              <w:drawing>
                <wp:inline distT="0" distB="0" distL="0" distR="0" wp14:anchorId="55387449" wp14:editId="71D1EF08">
                  <wp:extent cx="2070100" cy="1162050"/>
                  <wp:effectExtent l="0" t="0" r="0" b="0"/>
                  <wp:docPr id="238" name="image4.jpg" descr="Company process development structure. Business organization. Digital communication. Data set,process,classification,database,data analytic and evaluation.The working process.Multitasking.Web"/>
                  <wp:cNvGraphicFramePr/>
                  <a:graphic xmlns:a="http://schemas.openxmlformats.org/drawingml/2006/main">
                    <a:graphicData uri="http://schemas.openxmlformats.org/drawingml/2006/picture">
                      <pic:pic xmlns:pic="http://schemas.openxmlformats.org/drawingml/2006/picture">
                        <pic:nvPicPr>
                          <pic:cNvPr id="0" name="image4.jpg" descr="Company process development structure. Business organization. Digital communication. Data set,process,classification,database,data analytic and evaluation.The working process.Multitasking.Web"/>
                          <pic:cNvPicPr preferRelativeResize="0"/>
                        </pic:nvPicPr>
                        <pic:blipFill>
                          <a:blip r:embed="rId82"/>
                          <a:srcRect/>
                          <a:stretch>
                            <a:fillRect/>
                          </a:stretch>
                        </pic:blipFill>
                        <pic:spPr>
                          <a:xfrm>
                            <a:off x="0" y="0"/>
                            <a:ext cx="2070100" cy="1162050"/>
                          </a:xfrm>
                          <a:prstGeom prst="rect">
                            <a:avLst/>
                          </a:prstGeom>
                          <a:ln/>
                        </pic:spPr>
                      </pic:pic>
                    </a:graphicData>
                  </a:graphic>
                </wp:inline>
              </w:drawing>
            </w:r>
          </w:p>
          <w:p w14:paraId="00000270" w14:textId="77777777" w:rsidR="0095013F" w:rsidRDefault="0095013F">
            <w:pPr>
              <w:widowControl w:val="0"/>
              <w:spacing w:line="240" w:lineRule="auto"/>
            </w:pPr>
          </w:p>
          <w:p w14:paraId="00000271" w14:textId="77777777" w:rsidR="0095013F" w:rsidRDefault="001C5456">
            <w:pPr>
              <w:widowControl w:val="0"/>
              <w:spacing w:line="240" w:lineRule="auto"/>
            </w:pPr>
            <w:r>
              <w:t>Imagen de referencia</w:t>
            </w:r>
          </w:p>
          <w:p w14:paraId="00000272" w14:textId="77777777" w:rsidR="0095013F" w:rsidRDefault="00000000">
            <w:pPr>
              <w:widowControl w:val="0"/>
              <w:spacing w:line="240" w:lineRule="auto"/>
            </w:pPr>
            <w:hyperlink r:id="rId83">
              <w:r w:rsidR="001C5456">
                <w:rPr>
                  <w:color w:val="0000FF"/>
                  <w:u w:val="single"/>
                </w:rPr>
                <w:t>https://image.shutterstock.com/image-vector/company-process-development-structure-business-600w-1968222760.jpg</w:t>
              </w:r>
            </w:hyperlink>
          </w:p>
          <w:p w14:paraId="00000273" w14:textId="77777777" w:rsidR="0095013F" w:rsidRDefault="001C5456">
            <w:pPr>
              <w:widowControl w:val="0"/>
              <w:spacing w:line="240" w:lineRule="auto"/>
            </w:pPr>
            <w:r>
              <w:rPr>
                <w:b/>
              </w:rPr>
              <w:t xml:space="preserve">Imagen: </w:t>
            </w:r>
            <w:r>
              <w:t>228130_i41</w:t>
            </w:r>
          </w:p>
        </w:tc>
      </w:tr>
    </w:tbl>
    <w:p w14:paraId="00000274" w14:textId="77777777" w:rsidR="0095013F" w:rsidRDefault="0095013F"/>
    <w:p w14:paraId="00000275" w14:textId="77777777" w:rsidR="0095013F" w:rsidRDefault="001C5456">
      <w:pPr>
        <w:pBdr>
          <w:top w:val="nil"/>
          <w:left w:val="nil"/>
          <w:bottom w:val="nil"/>
          <w:right w:val="nil"/>
          <w:between w:val="nil"/>
        </w:pBdr>
        <w:spacing w:after="120" w:line="240" w:lineRule="auto"/>
        <w:rPr>
          <w:b/>
          <w:color w:val="000000"/>
        </w:rPr>
      </w:pPr>
      <w:r>
        <w:rPr>
          <w:b/>
          <w:color w:val="000000"/>
        </w:rPr>
        <w:t xml:space="preserve">5. Plan de pruebas </w:t>
      </w:r>
    </w:p>
    <w:tbl>
      <w:tblPr>
        <w:tblStyle w:val="afff3"/>
        <w:tblW w:w="1373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2307"/>
      </w:tblGrid>
      <w:tr w:rsidR="0095013F" w14:paraId="013B64EE" w14:textId="77777777">
        <w:trPr>
          <w:trHeight w:val="580"/>
        </w:trPr>
        <w:tc>
          <w:tcPr>
            <w:tcW w:w="1432" w:type="dxa"/>
            <w:shd w:val="clear" w:color="auto" w:fill="C9DAF8"/>
            <w:tcMar>
              <w:top w:w="100" w:type="dxa"/>
              <w:left w:w="100" w:type="dxa"/>
              <w:bottom w:w="100" w:type="dxa"/>
              <w:right w:w="100" w:type="dxa"/>
            </w:tcMar>
          </w:tcPr>
          <w:p w14:paraId="00000276" w14:textId="77777777" w:rsidR="0095013F" w:rsidRDefault="001C5456">
            <w:pPr>
              <w:widowControl w:val="0"/>
              <w:pBdr>
                <w:top w:val="nil"/>
                <w:left w:val="nil"/>
                <w:bottom w:val="nil"/>
                <w:right w:val="nil"/>
                <w:between w:val="nil"/>
              </w:pBdr>
              <w:spacing w:line="240" w:lineRule="auto"/>
            </w:pPr>
            <w:r>
              <w:t>Tipo de recurso</w:t>
            </w:r>
          </w:p>
        </w:tc>
        <w:tc>
          <w:tcPr>
            <w:tcW w:w="12307" w:type="dxa"/>
            <w:shd w:val="clear" w:color="auto" w:fill="C9DAF8"/>
            <w:tcMar>
              <w:top w:w="100" w:type="dxa"/>
              <w:left w:w="100" w:type="dxa"/>
              <w:bottom w:w="100" w:type="dxa"/>
              <w:right w:w="100" w:type="dxa"/>
            </w:tcMar>
          </w:tcPr>
          <w:p w14:paraId="00000277" w14:textId="77777777" w:rsidR="0095013F" w:rsidRDefault="001C5456">
            <w:pPr>
              <w:pStyle w:val="Ttulo"/>
              <w:jc w:val="center"/>
              <w:rPr>
                <w:sz w:val="22"/>
                <w:szCs w:val="22"/>
              </w:rPr>
            </w:pPr>
            <w:r>
              <w:rPr>
                <w:sz w:val="22"/>
                <w:szCs w:val="22"/>
              </w:rPr>
              <w:t>Cajón de texto de color</w:t>
            </w:r>
          </w:p>
        </w:tc>
      </w:tr>
      <w:tr w:rsidR="0095013F" w14:paraId="5E9BB216" w14:textId="77777777">
        <w:trPr>
          <w:trHeight w:val="420"/>
        </w:trPr>
        <w:tc>
          <w:tcPr>
            <w:tcW w:w="13739" w:type="dxa"/>
            <w:gridSpan w:val="2"/>
            <w:shd w:val="clear" w:color="auto" w:fill="auto"/>
            <w:tcMar>
              <w:top w:w="100" w:type="dxa"/>
              <w:left w:w="100" w:type="dxa"/>
              <w:bottom w:w="100" w:type="dxa"/>
              <w:right w:w="100" w:type="dxa"/>
            </w:tcMar>
          </w:tcPr>
          <w:p w14:paraId="00000278" w14:textId="213658F3" w:rsidR="0095013F" w:rsidRDefault="001C5456">
            <w:pPr>
              <w:pBdr>
                <w:top w:val="nil"/>
                <w:left w:val="nil"/>
                <w:bottom w:val="nil"/>
                <w:right w:val="nil"/>
                <w:between w:val="nil"/>
              </w:pBdr>
              <w:spacing w:after="120" w:line="240" w:lineRule="auto"/>
              <w:rPr>
                <w:color w:val="000000"/>
              </w:rPr>
            </w:pPr>
            <w:r>
              <w:rPr>
                <w:color w:val="000000"/>
              </w:rPr>
              <w:t xml:space="preserve">En la temática de pruebas de </w:t>
            </w:r>
            <w:r w:rsidR="002C1226" w:rsidRPr="002C1226">
              <w:rPr>
                <w:i/>
                <w:iCs/>
                <w:color w:val="000000"/>
              </w:rPr>
              <w:t>software</w:t>
            </w:r>
            <w:r>
              <w:rPr>
                <w:color w:val="000000"/>
              </w:rPr>
              <w:t xml:space="preserve"> resaltan dos términos que vale la pena profundizar y conocer.</w:t>
            </w:r>
          </w:p>
          <w:p w14:paraId="00000279" w14:textId="77777777" w:rsidR="0095013F" w:rsidRDefault="001C5456">
            <w:pPr>
              <w:pBdr>
                <w:top w:val="nil"/>
                <w:left w:val="nil"/>
                <w:bottom w:val="nil"/>
                <w:right w:val="nil"/>
                <w:between w:val="nil"/>
              </w:pBdr>
              <w:spacing w:after="120" w:line="240" w:lineRule="auto"/>
              <w:jc w:val="both"/>
              <w:rPr>
                <w:b/>
                <w:color w:val="000000"/>
              </w:rPr>
            </w:pPr>
            <w:r>
              <w:rPr>
                <w:b/>
                <w:color w:val="000000"/>
              </w:rPr>
              <w:t>Suite de pruebas</w:t>
            </w:r>
          </w:p>
          <w:p w14:paraId="0000027A" w14:textId="60D59118" w:rsidR="0095013F" w:rsidRDefault="001C5456">
            <w:pPr>
              <w:pBdr>
                <w:top w:val="nil"/>
                <w:left w:val="nil"/>
                <w:bottom w:val="nil"/>
                <w:right w:val="nil"/>
                <w:between w:val="nil"/>
              </w:pBdr>
              <w:spacing w:after="120" w:line="240" w:lineRule="auto"/>
              <w:jc w:val="both"/>
              <w:rPr>
                <w:color w:val="000000"/>
              </w:rPr>
            </w:pPr>
            <w:r>
              <w:rPr>
                <w:color w:val="000000"/>
              </w:rPr>
              <w:t xml:space="preserve">Es un conjunto de pruebas de forma organizadas, donde se </w:t>
            </w:r>
            <w:r w:rsidR="001C49DC">
              <w:rPr>
                <w:color w:val="000000"/>
              </w:rPr>
              <w:t xml:space="preserve">destinan </w:t>
            </w:r>
            <w:r>
              <w:rPr>
                <w:color w:val="000000"/>
              </w:rPr>
              <w:t xml:space="preserve">los diferentes casos de pruebas en lo que se refiere a su código fuente, el conjunto de pruebas o la colección de dependencias o el conjunto de las respectivas pruebas que se </w:t>
            </w:r>
            <w:r w:rsidR="001C49DC">
              <w:rPr>
                <w:color w:val="000000"/>
              </w:rPr>
              <w:t xml:space="preserve">le aplicarán </w:t>
            </w:r>
            <w:r>
              <w:rPr>
                <w:color w:val="000000"/>
              </w:rPr>
              <w:t>al sistema.</w:t>
            </w:r>
          </w:p>
          <w:p w14:paraId="0000027B" w14:textId="77777777" w:rsidR="0095013F" w:rsidRDefault="001C5456">
            <w:pPr>
              <w:pBdr>
                <w:top w:val="nil"/>
                <w:left w:val="nil"/>
                <w:bottom w:val="nil"/>
                <w:right w:val="nil"/>
                <w:between w:val="nil"/>
              </w:pBdr>
              <w:spacing w:after="120" w:line="240" w:lineRule="auto"/>
              <w:jc w:val="both"/>
              <w:rPr>
                <w:color w:val="000000"/>
              </w:rPr>
            </w:pPr>
            <w:r>
              <w:rPr>
                <w:color w:val="000000"/>
              </w:rPr>
              <w:t>El conjunto de pruebas es muy similar al tener un archivador y dentro de él se ingresa cada uno de los casos de pruebas.</w:t>
            </w:r>
          </w:p>
          <w:p w14:paraId="0000027C" w14:textId="77777777" w:rsidR="0095013F" w:rsidRDefault="001C5456">
            <w:pPr>
              <w:pBdr>
                <w:top w:val="nil"/>
                <w:left w:val="nil"/>
                <w:bottom w:val="nil"/>
                <w:right w:val="nil"/>
                <w:between w:val="nil"/>
              </w:pBdr>
              <w:spacing w:after="120" w:line="240" w:lineRule="auto"/>
              <w:rPr>
                <w:b/>
                <w:color w:val="000000"/>
              </w:rPr>
            </w:pPr>
            <w:r>
              <w:rPr>
                <w:b/>
                <w:color w:val="000000"/>
              </w:rPr>
              <w:t>Plan de pruebas</w:t>
            </w:r>
          </w:p>
          <w:p w14:paraId="0000027D" w14:textId="0C9D8017" w:rsidR="0095013F" w:rsidRDefault="001C5456">
            <w:pPr>
              <w:pBdr>
                <w:top w:val="nil"/>
                <w:left w:val="nil"/>
                <w:bottom w:val="nil"/>
                <w:right w:val="nil"/>
                <w:between w:val="nil"/>
              </w:pBdr>
              <w:spacing w:after="120" w:line="240" w:lineRule="auto"/>
              <w:jc w:val="both"/>
              <w:rPr>
                <w:color w:val="000000"/>
              </w:rPr>
            </w:pPr>
            <w:r>
              <w:rPr>
                <w:color w:val="000000"/>
              </w:rPr>
              <w:lastRenderedPageBreak/>
              <w:t>La respectiva configuración que lleva un plan de pruebas va en términos de pruebas manuales, pruebas automatizadas acompañada de un formato de forma general describiendo cada uno de los pasos como se van a ejecutar dichas pruebas. Iniciaran con la evaluación del sistema implementado los conjuntos de pruebas y los casos de pruebas propuestos, antes de realizar cambios o adicionar nuevas funciones (</w:t>
            </w:r>
            <w:r>
              <w:t>Pérez et al</w:t>
            </w:r>
            <w:r w:rsidR="001C49DC">
              <w:t xml:space="preserve">. </w:t>
            </w:r>
            <w:r>
              <w:t>2020).</w:t>
            </w:r>
          </w:p>
          <w:p w14:paraId="0000027E" w14:textId="77777777" w:rsidR="0095013F" w:rsidRDefault="001C5456">
            <w:pPr>
              <w:pBdr>
                <w:top w:val="nil"/>
                <w:left w:val="nil"/>
                <w:bottom w:val="nil"/>
                <w:right w:val="nil"/>
                <w:between w:val="nil"/>
              </w:pBdr>
              <w:spacing w:after="120" w:line="240" w:lineRule="auto"/>
              <w:jc w:val="both"/>
              <w:rPr>
                <w:color w:val="000000"/>
              </w:rPr>
            </w:pPr>
            <w:r>
              <w:rPr>
                <w:color w:val="000000"/>
              </w:rPr>
              <w:t>Además, describe el objetivo de la prueba general y brinda un registro de la gestión de planificación de pruebas. Este plan de pruebas es muy flexible permitiendo ajustar a las necesidades del equipo de trabajo.</w:t>
            </w:r>
          </w:p>
          <w:p w14:paraId="0000027F" w14:textId="77777777" w:rsidR="0095013F" w:rsidRDefault="001C5456">
            <w:pPr>
              <w:ind w:left="720"/>
              <w:jc w:val="both"/>
            </w:pPr>
            <w:r>
              <w:rPr>
                <w:noProof/>
              </w:rPr>
              <w:drawing>
                <wp:inline distT="0" distB="0" distL="0" distR="0" wp14:anchorId="1DCBEFEF" wp14:editId="33C05833">
                  <wp:extent cx="1718743" cy="1289057"/>
                  <wp:effectExtent l="0" t="0" r="0" b="0"/>
                  <wp:docPr id="239" name="image10.jpg" descr="Tecnología de desarrollo de aplicaciones, depuración y prueba de código de software para errores y fallos de búsqueda. Concepto de datos de programación, análisis y codificación. Ilustración vectorial."/>
                  <wp:cNvGraphicFramePr/>
                  <a:graphic xmlns:a="http://schemas.openxmlformats.org/drawingml/2006/main">
                    <a:graphicData uri="http://schemas.openxmlformats.org/drawingml/2006/picture">
                      <pic:pic xmlns:pic="http://schemas.openxmlformats.org/drawingml/2006/picture">
                        <pic:nvPicPr>
                          <pic:cNvPr id="0" name="image10.jpg" descr="Tecnología de desarrollo de aplicaciones, depuración y prueba de código de software para errores y fallos de búsqueda. Concepto de datos de programación, análisis y codificación. Ilustración vectorial."/>
                          <pic:cNvPicPr preferRelativeResize="0"/>
                        </pic:nvPicPr>
                        <pic:blipFill>
                          <a:blip r:embed="rId84"/>
                          <a:srcRect/>
                          <a:stretch>
                            <a:fillRect/>
                          </a:stretch>
                        </pic:blipFill>
                        <pic:spPr>
                          <a:xfrm>
                            <a:off x="0" y="0"/>
                            <a:ext cx="1718743" cy="1289057"/>
                          </a:xfrm>
                          <a:prstGeom prst="rect">
                            <a:avLst/>
                          </a:prstGeom>
                          <a:ln/>
                        </pic:spPr>
                      </pic:pic>
                    </a:graphicData>
                  </a:graphic>
                </wp:inline>
              </w:drawing>
            </w:r>
          </w:p>
          <w:p w14:paraId="00000280" w14:textId="77777777" w:rsidR="0095013F" w:rsidRDefault="001C5456">
            <w:pPr>
              <w:jc w:val="both"/>
              <w:rPr>
                <w:color w:val="0000FF"/>
                <w:u w:val="single"/>
              </w:rPr>
            </w:pPr>
            <w:r>
              <w:t xml:space="preserve">Imagen de referente: </w:t>
            </w:r>
            <w:hyperlink r:id="rId85">
              <w:r>
                <w:rPr>
                  <w:color w:val="0000FF"/>
                  <w:u w:val="single"/>
                </w:rPr>
                <w:t>https://image.shutterstock.com/image-vector/technology-application-development-debugging-code-600w-1868752312.jpg</w:t>
              </w:r>
            </w:hyperlink>
            <w:r>
              <w:t xml:space="preserve"> </w:t>
            </w:r>
          </w:p>
          <w:p w14:paraId="00000281" w14:textId="77777777" w:rsidR="0095013F" w:rsidRDefault="001C5456">
            <w:pPr>
              <w:jc w:val="both"/>
            </w:pPr>
            <w:r>
              <w:rPr>
                <w:b/>
              </w:rPr>
              <w:t>Imagen</w:t>
            </w:r>
            <w:r>
              <w:t xml:space="preserve"> 228130_i42</w:t>
            </w:r>
          </w:p>
        </w:tc>
      </w:tr>
    </w:tbl>
    <w:p w14:paraId="00000283" w14:textId="77777777" w:rsidR="0095013F" w:rsidRDefault="0095013F">
      <w:pPr>
        <w:rPr>
          <w:b/>
          <w:color w:val="000000"/>
        </w:rPr>
      </w:pPr>
    </w:p>
    <w:p w14:paraId="00000284" w14:textId="77777777" w:rsidR="0095013F" w:rsidRDefault="001C5456">
      <w:pPr>
        <w:rPr>
          <w:b/>
          <w:color w:val="000000"/>
        </w:rPr>
      </w:pPr>
      <w:r>
        <w:rPr>
          <w:b/>
          <w:color w:val="000000"/>
        </w:rPr>
        <w:t>Componentes del plan de pruebas</w:t>
      </w:r>
    </w:p>
    <w:tbl>
      <w:tblPr>
        <w:tblStyle w:val="afff4"/>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1709"/>
      </w:tblGrid>
      <w:tr w:rsidR="0095013F" w14:paraId="160BD59B" w14:textId="77777777">
        <w:tc>
          <w:tcPr>
            <w:tcW w:w="1703" w:type="dxa"/>
            <w:shd w:val="clear" w:color="auto" w:fill="C9DAF8"/>
            <w:tcMar>
              <w:top w:w="100" w:type="dxa"/>
              <w:left w:w="100" w:type="dxa"/>
              <w:bottom w:w="100" w:type="dxa"/>
              <w:right w:w="100" w:type="dxa"/>
            </w:tcMar>
          </w:tcPr>
          <w:p w14:paraId="00000285" w14:textId="77777777" w:rsidR="0095013F" w:rsidRDefault="001C5456">
            <w:pPr>
              <w:widowControl w:val="0"/>
              <w:pBdr>
                <w:top w:val="nil"/>
                <w:left w:val="nil"/>
                <w:bottom w:val="nil"/>
                <w:right w:val="nil"/>
                <w:between w:val="nil"/>
              </w:pBdr>
              <w:spacing w:line="240" w:lineRule="auto"/>
              <w:rPr>
                <w:b/>
              </w:rPr>
            </w:pPr>
            <w:r>
              <w:rPr>
                <w:b/>
              </w:rPr>
              <w:t>Tipo de recurso</w:t>
            </w:r>
          </w:p>
        </w:tc>
        <w:tc>
          <w:tcPr>
            <w:tcW w:w="11709" w:type="dxa"/>
            <w:shd w:val="clear" w:color="auto" w:fill="C9DAF8"/>
            <w:tcMar>
              <w:top w:w="100" w:type="dxa"/>
              <w:left w:w="100" w:type="dxa"/>
              <w:bottom w:w="100" w:type="dxa"/>
              <w:right w:w="100" w:type="dxa"/>
            </w:tcMar>
          </w:tcPr>
          <w:p w14:paraId="00000286" w14:textId="77777777" w:rsidR="0095013F" w:rsidRDefault="001C5456">
            <w:pPr>
              <w:pStyle w:val="Ttulo"/>
              <w:widowControl w:val="0"/>
              <w:spacing w:line="240" w:lineRule="auto"/>
              <w:jc w:val="center"/>
              <w:rPr>
                <w:sz w:val="22"/>
                <w:szCs w:val="22"/>
              </w:rPr>
            </w:pPr>
            <w:bookmarkStart w:id="14" w:name="_heading=h.qsh70q" w:colFirst="0" w:colLast="0"/>
            <w:bookmarkEnd w:id="14"/>
            <w:r>
              <w:rPr>
                <w:sz w:val="22"/>
                <w:szCs w:val="22"/>
              </w:rPr>
              <w:t>Rutas / Pasos. Verticales 1</w:t>
            </w:r>
          </w:p>
        </w:tc>
      </w:tr>
      <w:tr w:rsidR="0095013F" w14:paraId="5F0E518E" w14:textId="77777777">
        <w:tc>
          <w:tcPr>
            <w:tcW w:w="1703" w:type="dxa"/>
            <w:shd w:val="clear" w:color="auto" w:fill="auto"/>
            <w:tcMar>
              <w:top w:w="100" w:type="dxa"/>
              <w:left w:w="100" w:type="dxa"/>
              <w:bottom w:w="100" w:type="dxa"/>
              <w:right w:w="100" w:type="dxa"/>
            </w:tcMar>
          </w:tcPr>
          <w:p w14:paraId="00000287" w14:textId="77777777" w:rsidR="0095013F" w:rsidRDefault="001C5456">
            <w:pPr>
              <w:widowControl w:val="0"/>
              <w:spacing w:line="240" w:lineRule="auto"/>
              <w:ind w:right="-804"/>
              <w:rPr>
                <w:b/>
              </w:rPr>
            </w:pPr>
            <w:r>
              <w:rPr>
                <w:b/>
              </w:rPr>
              <w:t>Introducción</w:t>
            </w:r>
          </w:p>
        </w:tc>
        <w:tc>
          <w:tcPr>
            <w:tcW w:w="11709" w:type="dxa"/>
            <w:shd w:val="clear" w:color="auto" w:fill="auto"/>
            <w:tcMar>
              <w:top w:w="100" w:type="dxa"/>
              <w:left w:w="100" w:type="dxa"/>
              <w:bottom w:w="100" w:type="dxa"/>
              <w:right w:w="100" w:type="dxa"/>
            </w:tcMar>
          </w:tcPr>
          <w:p w14:paraId="00000288" w14:textId="1147BB7D" w:rsidR="0095013F" w:rsidRDefault="001C5456">
            <w:pPr>
              <w:widowControl w:val="0"/>
              <w:spacing w:line="240" w:lineRule="auto"/>
            </w:pPr>
            <w:r>
              <w:t xml:space="preserve">El plan de pruebas </w:t>
            </w:r>
            <w:r w:rsidR="001C49DC">
              <w:t xml:space="preserve">contiene </w:t>
            </w:r>
            <w:r>
              <w:t>unos componentes los cuales se describen a continuación:</w:t>
            </w:r>
          </w:p>
        </w:tc>
      </w:tr>
      <w:tr w:rsidR="0095013F" w14:paraId="435BA1E8" w14:textId="77777777">
        <w:trPr>
          <w:trHeight w:val="420"/>
        </w:trPr>
        <w:tc>
          <w:tcPr>
            <w:tcW w:w="13412" w:type="dxa"/>
            <w:gridSpan w:val="2"/>
            <w:shd w:val="clear" w:color="auto" w:fill="auto"/>
            <w:tcMar>
              <w:top w:w="100" w:type="dxa"/>
              <w:left w:w="100" w:type="dxa"/>
              <w:bottom w:w="100" w:type="dxa"/>
              <w:right w:w="100" w:type="dxa"/>
            </w:tcMar>
          </w:tcPr>
          <w:p w14:paraId="00000289" w14:textId="77777777" w:rsidR="0095013F" w:rsidRDefault="001C5456">
            <w:pPr>
              <w:widowControl w:val="0"/>
              <w:spacing w:line="240" w:lineRule="auto"/>
              <w:jc w:val="center"/>
            </w:pPr>
            <w:r>
              <w:rPr>
                <w:noProof/>
              </w:rPr>
              <w:lastRenderedPageBreak/>
              <w:drawing>
                <wp:inline distT="0" distB="0" distL="0" distR="0" wp14:anchorId="75047517" wp14:editId="470CE805">
                  <wp:extent cx="1897829" cy="1224613"/>
                  <wp:effectExtent l="0" t="0" r="0" b="0"/>
                  <wp:docPr id="2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6"/>
                          <a:srcRect/>
                          <a:stretch>
                            <a:fillRect/>
                          </a:stretch>
                        </pic:blipFill>
                        <pic:spPr>
                          <a:xfrm>
                            <a:off x="0" y="0"/>
                            <a:ext cx="1897829" cy="1224613"/>
                          </a:xfrm>
                          <a:prstGeom prst="rect">
                            <a:avLst/>
                          </a:prstGeom>
                          <a:ln/>
                        </pic:spPr>
                      </pic:pic>
                    </a:graphicData>
                  </a:graphic>
                </wp:inline>
              </w:drawing>
            </w:r>
          </w:p>
          <w:p w14:paraId="0000028A" w14:textId="3CFF1993" w:rsidR="0095013F" w:rsidRDefault="001C5456">
            <w:pPr>
              <w:widowControl w:val="0"/>
              <w:spacing w:line="240" w:lineRule="auto"/>
              <w:jc w:val="center"/>
              <w:rPr>
                <w:color w:val="0000FF"/>
                <w:u w:val="single"/>
              </w:rPr>
            </w:pPr>
            <w:r>
              <w:t xml:space="preserve">Imagen de referente: </w:t>
            </w:r>
            <w:hyperlink r:id="rId87">
              <w:r>
                <w:rPr>
                  <w:color w:val="0000FF"/>
                  <w:u w:val="single"/>
                </w:rPr>
                <w:t>https://mundotesting.com/plan-de-pruebas-de-</w:t>
              </w:r>
              <w:r w:rsidR="002C1226" w:rsidRPr="002C1226">
                <w:rPr>
                  <w:i/>
                  <w:iCs/>
                  <w:color w:val="0000FF"/>
                  <w:u w:val="single"/>
                </w:rPr>
                <w:t>software</w:t>
              </w:r>
              <w:r>
                <w:rPr>
                  <w:color w:val="0000FF"/>
                  <w:u w:val="single"/>
                </w:rPr>
                <w:t>/</w:t>
              </w:r>
            </w:hyperlink>
          </w:p>
          <w:p w14:paraId="0000028B" w14:textId="77777777" w:rsidR="0095013F" w:rsidRDefault="001C5456">
            <w:pPr>
              <w:widowControl w:val="0"/>
              <w:spacing w:line="240" w:lineRule="auto"/>
              <w:jc w:val="center"/>
              <w:rPr>
                <w:b/>
              </w:rPr>
            </w:pPr>
            <w:r>
              <w:rPr>
                <w:b/>
              </w:rPr>
              <w:t>Imagen</w:t>
            </w:r>
            <w:r>
              <w:t xml:space="preserve"> 228130_i43</w:t>
            </w:r>
          </w:p>
        </w:tc>
      </w:tr>
      <w:tr w:rsidR="0095013F" w14:paraId="2D5F1BA5" w14:textId="77777777">
        <w:tc>
          <w:tcPr>
            <w:tcW w:w="1703" w:type="dxa"/>
            <w:shd w:val="clear" w:color="auto" w:fill="auto"/>
            <w:tcMar>
              <w:top w:w="100" w:type="dxa"/>
              <w:left w:w="100" w:type="dxa"/>
              <w:bottom w:w="100" w:type="dxa"/>
              <w:right w:w="100" w:type="dxa"/>
            </w:tcMar>
          </w:tcPr>
          <w:p w14:paraId="0000028D" w14:textId="77777777" w:rsidR="0095013F" w:rsidRDefault="001C5456">
            <w:pPr>
              <w:widowControl w:val="0"/>
              <w:pBdr>
                <w:top w:val="nil"/>
                <w:left w:val="nil"/>
                <w:bottom w:val="nil"/>
                <w:right w:val="nil"/>
                <w:between w:val="nil"/>
              </w:pBdr>
              <w:spacing w:line="240" w:lineRule="auto"/>
              <w:jc w:val="center"/>
              <w:rPr>
                <w:b/>
              </w:rPr>
            </w:pPr>
            <w:r>
              <w:rPr>
                <w:b/>
              </w:rPr>
              <w:t>Botón 1</w:t>
            </w:r>
          </w:p>
        </w:tc>
        <w:tc>
          <w:tcPr>
            <w:tcW w:w="11709" w:type="dxa"/>
            <w:shd w:val="clear" w:color="auto" w:fill="auto"/>
            <w:tcMar>
              <w:top w:w="100" w:type="dxa"/>
              <w:left w:w="100" w:type="dxa"/>
              <w:bottom w:w="100" w:type="dxa"/>
              <w:right w:w="100" w:type="dxa"/>
            </w:tcMar>
          </w:tcPr>
          <w:p w14:paraId="0000028E" w14:textId="77777777" w:rsidR="0095013F" w:rsidRDefault="001C5456">
            <w:pPr>
              <w:pBdr>
                <w:top w:val="nil"/>
                <w:left w:val="nil"/>
                <w:bottom w:val="nil"/>
                <w:right w:val="nil"/>
                <w:between w:val="nil"/>
              </w:pBdr>
              <w:spacing w:after="120" w:line="240" w:lineRule="auto"/>
              <w:jc w:val="both"/>
              <w:rPr>
                <w:b/>
                <w:color w:val="000000"/>
              </w:rPr>
            </w:pPr>
            <w:r>
              <w:rPr>
                <w:b/>
                <w:color w:val="000000"/>
              </w:rPr>
              <w:t>Identificador</w:t>
            </w:r>
          </w:p>
          <w:p w14:paraId="0000028F" w14:textId="2CEC8C84" w:rsidR="0095013F" w:rsidRDefault="001C5456">
            <w:pPr>
              <w:pBdr>
                <w:top w:val="nil"/>
                <w:left w:val="nil"/>
                <w:bottom w:val="nil"/>
                <w:right w:val="nil"/>
                <w:between w:val="nil"/>
              </w:pBdr>
              <w:spacing w:after="120" w:line="240" w:lineRule="auto"/>
              <w:jc w:val="both"/>
              <w:rPr>
                <w:color w:val="000000"/>
              </w:rPr>
            </w:pPr>
            <w:r>
              <w:rPr>
                <w:color w:val="000000"/>
              </w:rPr>
              <w:t xml:space="preserve">Permite la identificación del plan de pruebas con respecto a otro existente, debe ser único e irrepetible. No debe existir otro plan con este identificador, el objetivo crucial de este ítem es llevar un control </w:t>
            </w:r>
            <w:r w:rsidR="001C49DC">
              <w:rPr>
                <w:color w:val="000000"/>
              </w:rPr>
              <w:t xml:space="preserve">riguroso </w:t>
            </w:r>
            <w:r>
              <w:rPr>
                <w:color w:val="000000"/>
              </w:rPr>
              <w:t>de todos los planes de pruebas.</w:t>
            </w:r>
          </w:p>
          <w:p w14:paraId="00000290" w14:textId="77777777" w:rsidR="0095013F" w:rsidRDefault="001C5456">
            <w:pPr>
              <w:pBdr>
                <w:top w:val="nil"/>
                <w:left w:val="nil"/>
                <w:bottom w:val="nil"/>
                <w:right w:val="nil"/>
                <w:between w:val="nil"/>
              </w:pBdr>
              <w:spacing w:after="120" w:line="240" w:lineRule="auto"/>
              <w:jc w:val="both"/>
              <w:rPr>
                <w:b/>
              </w:rPr>
            </w:pPr>
            <w:r>
              <w:rPr>
                <w:color w:val="000000"/>
              </w:rPr>
              <w:t>Ejemplo: Plan 001 – (Nombre del plan)</w:t>
            </w:r>
          </w:p>
        </w:tc>
      </w:tr>
      <w:tr w:rsidR="0095013F" w14:paraId="34B46507" w14:textId="77777777">
        <w:tc>
          <w:tcPr>
            <w:tcW w:w="1703" w:type="dxa"/>
            <w:shd w:val="clear" w:color="auto" w:fill="auto"/>
            <w:tcMar>
              <w:top w:w="100" w:type="dxa"/>
              <w:left w:w="100" w:type="dxa"/>
              <w:bottom w:w="100" w:type="dxa"/>
              <w:right w:w="100" w:type="dxa"/>
            </w:tcMar>
          </w:tcPr>
          <w:p w14:paraId="00000291" w14:textId="77777777" w:rsidR="0095013F" w:rsidRDefault="001C5456">
            <w:pPr>
              <w:widowControl w:val="0"/>
              <w:pBdr>
                <w:top w:val="nil"/>
                <w:left w:val="nil"/>
                <w:bottom w:val="nil"/>
                <w:right w:val="nil"/>
                <w:between w:val="nil"/>
              </w:pBdr>
              <w:spacing w:line="240" w:lineRule="auto"/>
              <w:jc w:val="center"/>
              <w:rPr>
                <w:b/>
              </w:rPr>
            </w:pPr>
            <w:r>
              <w:rPr>
                <w:b/>
              </w:rPr>
              <w:t xml:space="preserve"> Botón 2</w:t>
            </w:r>
          </w:p>
        </w:tc>
        <w:tc>
          <w:tcPr>
            <w:tcW w:w="11709" w:type="dxa"/>
            <w:shd w:val="clear" w:color="auto" w:fill="auto"/>
            <w:tcMar>
              <w:top w:w="100" w:type="dxa"/>
              <w:left w:w="100" w:type="dxa"/>
              <w:bottom w:w="100" w:type="dxa"/>
              <w:right w:w="100" w:type="dxa"/>
            </w:tcMar>
          </w:tcPr>
          <w:p w14:paraId="00000292" w14:textId="77777777" w:rsidR="0095013F" w:rsidRDefault="001C5456">
            <w:pPr>
              <w:jc w:val="both"/>
              <w:rPr>
                <w:b/>
              </w:rPr>
            </w:pPr>
            <w:r>
              <w:rPr>
                <w:b/>
              </w:rPr>
              <w:t>Introducción</w:t>
            </w:r>
          </w:p>
          <w:p w14:paraId="00000293" w14:textId="283E863C" w:rsidR="0095013F" w:rsidRDefault="001C49DC">
            <w:pPr>
              <w:jc w:val="both"/>
            </w:pPr>
            <w:r>
              <w:t>E</w:t>
            </w:r>
            <w:r w:rsidR="001C5456">
              <w:t xml:space="preserve">s la parte inicial del documento, el objetivo principal es detallar el alcance de las pruebas, generando una breve explicación o resumen de todas las secciones que </w:t>
            </w:r>
            <w:r>
              <w:t>integran</w:t>
            </w:r>
            <w:r w:rsidR="001C5456">
              <w:t xml:space="preserve"> el plan de pruebas.</w:t>
            </w:r>
          </w:p>
          <w:p w14:paraId="00000294" w14:textId="77777777" w:rsidR="0095013F" w:rsidRDefault="0095013F">
            <w:pPr>
              <w:widowControl w:val="0"/>
              <w:spacing w:line="240" w:lineRule="auto"/>
              <w:jc w:val="both"/>
              <w:rPr>
                <w:b/>
              </w:rPr>
            </w:pPr>
          </w:p>
        </w:tc>
      </w:tr>
      <w:tr w:rsidR="0095013F" w14:paraId="0794A074" w14:textId="77777777">
        <w:tc>
          <w:tcPr>
            <w:tcW w:w="1703" w:type="dxa"/>
            <w:shd w:val="clear" w:color="auto" w:fill="auto"/>
            <w:tcMar>
              <w:top w:w="100" w:type="dxa"/>
              <w:left w:w="100" w:type="dxa"/>
              <w:bottom w:w="100" w:type="dxa"/>
              <w:right w:w="100" w:type="dxa"/>
            </w:tcMar>
          </w:tcPr>
          <w:p w14:paraId="00000295" w14:textId="77777777" w:rsidR="0095013F" w:rsidRDefault="001C5456">
            <w:pPr>
              <w:widowControl w:val="0"/>
              <w:pBdr>
                <w:top w:val="nil"/>
                <w:left w:val="nil"/>
                <w:bottom w:val="nil"/>
                <w:right w:val="nil"/>
                <w:between w:val="nil"/>
              </w:pBdr>
              <w:spacing w:line="240" w:lineRule="auto"/>
              <w:jc w:val="center"/>
              <w:rPr>
                <w:b/>
              </w:rPr>
            </w:pPr>
            <w:r>
              <w:rPr>
                <w:b/>
              </w:rPr>
              <w:t>Botón 3</w:t>
            </w:r>
          </w:p>
        </w:tc>
        <w:tc>
          <w:tcPr>
            <w:tcW w:w="11709" w:type="dxa"/>
            <w:shd w:val="clear" w:color="auto" w:fill="auto"/>
            <w:tcMar>
              <w:top w:w="100" w:type="dxa"/>
              <w:left w:w="100" w:type="dxa"/>
              <w:bottom w:w="100" w:type="dxa"/>
              <w:right w:w="100" w:type="dxa"/>
            </w:tcMar>
          </w:tcPr>
          <w:p w14:paraId="00000296" w14:textId="77777777" w:rsidR="0095013F" w:rsidRDefault="001C5456">
            <w:pPr>
              <w:jc w:val="both"/>
              <w:rPr>
                <w:b/>
              </w:rPr>
            </w:pPr>
            <w:r>
              <w:rPr>
                <w:b/>
              </w:rPr>
              <w:t>Objetivo</w:t>
            </w:r>
          </w:p>
          <w:p w14:paraId="00000297" w14:textId="77777777" w:rsidR="0095013F" w:rsidRDefault="001C5456">
            <w:pPr>
              <w:jc w:val="both"/>
              <w:rPr>
                <w:b/>
              </w:rPr>
            </w:pPr>
            <w:r>
              <w:t>Expresa la finalidad del plan de pruebas, no corresponde destacar resultados esperados o medibles mediante indicadores.</w:t>
            </w:r>
          </w:p>
        </w:tc>
      </w:tr>
      <w:tr w:rsidR="0095013F" w14:paraId="6BDC2C9F" w14:textId="77777777">
        <w:tc>
          <w:tcPr>
            <w:tcW w:w="1703" w:type="dxa"/>
            <w:shd w:val="clear" w:color="auto" w:fill="auto"/>
            <w:tcMar>
              <w:top w:w="100" w:type="dxa"/>
              <w:left w:w="100" w:type="dxa"/>
              <w:bottom w:w="100" w:type="dxa"/>
              <w:right w:w="100" w:type="dxa"/>
            </w:tcMar>
          </w:tcPr>
          <w:p w14:paraId="00000298" w14:textId="77777777" w:rsidR="0095013F" w:rsidRDefault="001C5456">
            <w:pPr>
              <w:widowControl w:val="0"/>
              <w:pBdr>
                <w:top w:val="nil"/>
                <w:left w:val="nil"/>
                <w:bottom w:val="nil"/>
                <w:right w:val="nil"/>
                <w:between w:val="nil"/>
              </w:pBdr>
              <w:spacing w:line="240" w:lineRule="auto"/>
              <w:jc w:val="center"/>
              <w:rPr>
                <w:b/>
              </w:rPr>
            </w:pPr>
            <w:r>
              <w:rPr>
                <w:b/>
              </w:rPr>
              <w:t>Botón 4</w:t>
            </w:r>
          </w:p>
        </w:tc>
        <w:tc>
          <w:tcPr>
            <w:tcW w:w="11709" w:type="dxa"/>
            <w:shd w:val="clear" w:color="auto" w:fill="auto"/>
            <w:tcMar>
              <w:top w:w="100" w:type="dxa"/>
              <w:left w:w="100" w:type="dxa"/>
              <w:bottom w:w="100" w:type="dxa"/>
              <w:right w:w="100" w:type="dxa"/>
            </w:tcMar>
          </w:tcPr>
          <w:p w14:paraId="00000299" w14:textId="77777777" w:rsidR="0095013F" w:rsidRDefault="001C5456">
            <w:pPr>
              <w:jc w:val="both"/>
              <w:rPr>
                <w:b/>
              </w:rPr>
            </w:pPr>
            <w:r>
              <w:rPr>
                <w:b/>
              </w:rPr>
              <w:t>Estrategia</w:t>
            </w:r>
          </w:p>
          <w:p w14:paraId="0000029A" w14:textId="5F130EF5" w:rsidR="0095013F" w:rsidRDefault="001C5456">
            <w:pPr>
              <w:jc w:val="both"/>
              <w:rPr>
                <w:b/>
              </w:rPr>
            </w:pPr>
            <w:r>
              <w:t>Expresa la metodología que se va a implementar, las acciones que se ejecutaran para permitir alcanzar el objetivo general de</w:t>
            </w:r>
            <w:r w:rsidR="001C49DC">
              <w:t>l</w:t>
            </w:r>
            <w:r>
              <w:t xml:space="preserve"> plan de pruebas.</w:t>
            </w:r>
          </w:p>
        </w:tc>
      </w:tr>
      <w:tr w:rsidR="0095013F" w14:paraId="78A8CF96" w14:textId="77777777">
        <w:tc>
          <w:tcPr>
            <w:tcW w:w="1703" w:type="dxa"/>
            <w:shd w:val="clear" w:color="auto" w:fill="auto"/>
            <w:tcMar>
              <w:top w:w="100" w:type="dxa"/>
              <w:left w:w="100" w:type="dxa"/>
              <w:bottom w:w="100" w:type="dxa"/>
              <w:right w:w="100" w:type="dxa"/>
            </w:tcMar>
          </w:tcPr>
          <w:p w14:paraId="0000029B" w14:textId="77777777" w:rsidR="0095013F" w:rsidRDefault="001C5456">
            <w:pPr>
              <w:widowControl w:val="0"/>
              <w:pBdr>
                <w:top w:val="nil"/>
                <w:left w:val="nil"/>
                <w:bottom w:val="nil"/>
                <w:right w:val="nil"/>
                <w:between w:val="nil"/>
              </w:pBdr>
              <w:spacing w:line="240" w:lineRule="auto"/>
              <w:jc w:val="center"/>
              <w:rPr>
                <w:b/>
              </w:rPr>
            </w:pPr>
            <w:r>
              <w:rPr>
                <w:b/>
              </w:rPr>
              <w:lastRenderedPageBreak/>
              <w:t>Botón 5</w:t>
            </w:r>
          </w:p>
        </w:tc>
        <w:tc>
          <w:tcPr>
            <w:tcW w:w="11709" w:type="dxa"/>
            <w:shd w:val="clear" w:color="auto" w:fill="auto"/>
            <w:tcMar>
              <w:top w:w="100" w:type="dxa"/>
              <w:left w:w="100" w:type="dxa"/>
              <w:bottom w:w="100" w:type="dxa"/>
              <w:right w:w="100" w:type="dxa"/>
            </w:tcMar>
          </w:tcPr>
          <w:p w14:paraId="0000029C" w14:textId="77777777" w:rsidR="0095013F" w:rsidRDefault="001C5456">
            <w:pPr>
              <w:jc w:val="both"/>
              <w:rPr>
                <w:b/>
              </w:rPr>
            </w:pPr>
            <w:r>
              <w:rPr>
                <w:b/>
              </w:rPr>
              <w:t>Alcance</w:t>
            </w:r>
          </w:p>
          <w:p w14:paraId="0000029D" w14:textId="77777777" w:rsidR="0095013F" w:rsidRDefault="001C5456">
            <w:pPr>
              <w:jc w:val="both"/>
              <w:rPr>
                <w:b/>
              </w:rPr>
            </w:pPr>
            <w:r>
              <w:t>Corresponde en trazar los límites de la totalidad del trabajo que se necesita para dar por culminado el plan de pruebas.</w:t>
            </w:r>
          </w:p>
        </w:tc>
      </w:tr>
      <w:tr w:rsidR="0095013F" w14:paraId="7F30A932" w14:textId="77777777">
        <w:tc>
          <w:tcPr>
            <w:tcW w:w="1703" w:type="dxa"/>
            <w:shd w:val="clear" w:color="auto" w:fill="auto"/>
            <w:tcMar>
              <w:top w:w="100" w:type="dxa"/>
              <w:left w:w="100" w:type="dxa"/>
              <w:bottom w:w="100" w:type="dxa"/>
              <w:right w:w="100" w:type="dxa"/>
            </w:tcMar>
          </w:tcPr>
          <w:p w14:paraId="0000029E" w14:textId="77777777" w:rsidR="0095013F" w:rsidRDefault="001C5456">
            <w:pPr>
              <w:widowControl w:val="0"/>
              <w:pBdr>
                <w:top w:val="nil"/>
                <w:left w:val="nil"/>
                <w:bottom w:val="nil"/>
                <w:right w:val="nil"/>
                <w:between w:val="nil"/>
              </w:pBdr>
              <w:spacing w:line="240" w:lineRule="auto"/>
              <w:jc w:val="center"/>
              <w:rPr>
                <w:b/>
              </w:rPr>
            </w:pPr>
            <w:r>
              <w:rPr>
                <w:b/>
              </w:rPr>
              <w:t>Botón 6</w:t>
            </w:r>
          </w:p>
        </w:tc>
        <w:tc>
          <w:tcPr>
            <w:tcW w:w="11709" w:type="dxa"/>
            <w:shd w:val="clear" w:color="auto" w:fill="auto"/>
            <w:tcMar>
              <w:top w:w="100" w:type="dxa"/>
              <w:left w:w="100" w:type="dxa"/>
              <w:bottom w:w="100" w:type="dxa"/>
              <w:right w:w="100" w:type="dxa"/>
            </w:tcMar>
          </w:tcPr>
          <w:p w14:paraId="0000029F" w14:textId="77777777" w:rsidR="0095013F" w:rsidRDefault="001C5456">
            <w:pPr>
              <w:widowControl w:val="0"/>
              <w:spacing w:line="240" w:lineRule="auto"/>
              <w:jc w:val="both"/>
              <w:rPr>
                <w:b/>
              </w:rPr>
            </w:pPr>
            <w:r>
              <w:rPr>
                <w:b/>
              </w:rPr>
              <w:t>Propósito</w:t>
            </w:r>
          </w:p>
          <w:p w14:paraId="000002A0" w14:textId="68A536AF" w:rsidR="0095013F" w:rsidRDefault="001C5456">
            <w:pPr>
              <w:widowControl w:val="0"/>
              <w:spacing w:line="240" w:lineRule="auto"/>
              <w:jc w:val="both"/>
              <w:rPr>
                <w:b/>
              </w:rPr>
            </w:pPr>
            <w:r>
              <w:t xml:space="preserve"> </w:t>
            </w:r>
            <w:r w:rsidR="001C49DC">
              <w:t>D</w:t>
            </w:r>
            <w:r>
              <w:t>eterminación de lo que se espera al momento de terminar la implementación del plan de pruebas</w:t>
            </w:r>
          </w:p>
        </w:tc>
      </w:tr>
    </w:tbl>
    <w:p w14:paraId="000002A1" w14:textId="77777777" w:rsidR="0095013F" w:rsidRDefault="0095013F">
      <w:pPr>
        <w:rPr>
          <w:b/>
          <w:color w:val="000000"/>
        </w:rPr>
      </w:pPr>
    </w:p>
    <w:p w14:paraId="000002A2" w14:textId="77777777" w:rsidR="0095013F" w:rsidRDefault="0095013F">
      <w:pPr>
        <w:rPr>
          <w:b/>
          <w:color w:val="000000"/>
        </w:rPr>
      </w:pPr>
    </w:p>
    <w:p w14:paraId="000002A3" w14:textId="77777777" w:rsidR="0095013F" w:rsidRDefault="0095013F">
      <w:pPr>
        <w:rPr>
          <w:b/>
          <w:color w:val="000000"/>
        </w:rPr>
      </w:pPr>
    </w:p>
    <w:p w14:paraId="000002A4" w14:textId="77777777" w:rsidR="0095013F" w:rsidRDefault="0095013F">
      <w:pPr>
        <w:rPr>
          <w:b/>
          <w:color w:val="000000"/>
        </w:rPr>
      </w:pPr>
    </w:p>
    <w:tbl>
      <w:tblPr>
        <w:tblStyle w:val="afff5"/>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95013F" w14:paraId="08D7DF2D" w14:textId="77777777">
        <w:trPr>
          <w:trHeight w:val="580"/>
        </w:trPr>
        <w:tc>
          <w:tcPr>
            <w:tcW w:w="1534" w:type="dxa"/>
            <w:shd w:val="clear" w:color="auto" w:fill="C9DAF8"/>
            <w:tcMar>
              <w:top w:w="100" w:type="dxa"/>
              <w:left w:w="100" w:type="dxa"/>
              <w:bottom w:w="100" w:type="dxa"/>
              <w:right w:w="100" w:type="dxa"/>
            </w:tcMar>
          </w:tcPr>
          <w:p w14:paraId="000002A5" w14:textId="77777777" w:rsidR="0095013F" w:rsidRDefault="001C5456">
            <w:pPr>
              <w:widowControl w:val="0"/>
              <w:spacing w:line="240" w:lineRule="auto"/>
              <w:jc w:val="center"/>
              <w:rPr>
                <w:b/>
              </w:rPr>
            </w:pPr>
            <w:r>
              <w:rPr>
                <w:b/>
              </w:rPr>
              <w:t>Tipo de recurso</w:t>
            </w:r>
          </w:p>
        </w:tc>
        <w:tc>
          <w:tcPr>
            <w:tcW w:w="11878" w:type="dxa"/>
            <w:shd w:val="clear" w:color="auto" w:fill="C9DAF8"/>
            <w:tcMar>
              <w:top w:w="100" w:type="dxa"/>
              <w:left w:w="100" w:type="dxa"/>
              <w:bottom w:w="100" w:type="dxa"/>
              <w:right w:w="100" w:type="dxa"/>
            </w:tcMar>
          </w:tcPr>
          <w:p w14:paraId="000002A6" w14:textId="77777777" w:rsidR="0095013F" w:rsidRDefault="001C5456">
            <w:pPr>
              <w:pStyle w:val="Ttulo"/>
              <w:widowControl w:val="0"/>
              <w:spacing w:line="240" w:lineRule="auto"/>
              <w:jc w:val="center"/>
              <w:rPr>
                <w:sz w:val="22"/>
                <w:szCs w:val="22"/>
              </w:rPr>
            </w:pPr>
            <w:r>
              <w:rPr>
                <w:sz w:val="22"/>
                <w:szCs w:val="22"/>
              </w:rPr>
              <w:t>Acordeón tipo 1</w:t>
            </w:r>
          </w:p>
        </w:tc>
      </w:tr>
      <w:tr w:rsidR="0095013F" w14:paraId="5C996623" w14:textId="77777777">
        <w:trPr>
          <w:trHeight w:val="420"/>
        </w:trPr>
        <w:tc>
          <w:tcPr>
            <w:tcW w:w="1534" w:type="dxa"/>
            <w:shd w:val="clear" w:color="auto" w:fill="auto"/>
            <w:tcMar>
              <w:top w:w="100" w:type="dxa"/>
              <w:left w:w="100" w:type="dxa"/>
              <w:bottom w:w="100" w:type="dxa"/>
              <w:right w:w="100" w:type="dxa"/>
            </w:tcMar>
          </w:tcPr>
          <w:p w14:paraId="000002A7" w14:textId="77777777" w:rsidR="0095013F" w:rsidRDefault="001C5456">
            <w:pPr>
              <w:widowControl w:val="0"/>
              <w:spacing w:line="240" w:lineRule="auto"/>
              <w:rPr>
                <w:b/>
              </w:rPr>
            </w:pPr>
            <w:r>
              <w:rPr>
                <w:b/>
              </w:rPr>
              <w:t>Introducción</w:t>
            </w:r>
          </w:p>
        </w:tc>
        <w:tc>
          <w:tcPr>
            <w:tcW w:w="11878" w:type="dxa"/>
            <w:shd w:val="clear" w:color="auto" w:fill="auto"/>
            <w:tcMar>
              <w:top w:w="100" w:type="dxa"/>
              <w:left w:w="100" w:type="dxa"/>
              <w:bottom w:w="100" w:type="dxa"/>
              <w:right w:w="100" w:type="dxa"/>
            </w:tcMar>
          </w:tcPr>
          <w:p w14:paraId="000002A8" w14:textId="77777777" w:rsidR="0095013F" w:rsidRDefault="001C5456">
            <w:pPr>
              <w:spacing w:after="120" w:line="240" w:lineRule="auto"/>
              <w:jc w:val="both"/>
              <w:rPr>
                <w:color w:val="999999"/>
              </w:rPr>
            </w:pPr>
            <w:r>
              <w:t xml:space="preserve">Continuando con la temática del plan de pruebas se aborda información sobre: documentación, características, criterios, tareas, modificadores. </w:t>
            </w:r>
          </w:p>
        </w:tc>
      </w:tr>
      <w:tr w:rsidR="0095013F" w14:paraId="03F02DAD" w14:textId="77777777">
        <w:trPr>
          <w:trHeight w:val="420"/>
        </w:trPr>
        <w:tc>
          <w:tcPr>
            <w:tcW w:w="13412" w:type="dxa"/>
            <w:gridSpan w:val="2"/>
            <w:shd w:val="clear" w:color="auto" w:fill="auto"/>
            <w:tcMar>
              <w:top w:w="100" w:type="dxa"/>
              <w:left w:w="100" w:type="dxa"/>
              <w:bottom w:w="100" w:type="dxa"/>
              <w:right w:w="100" w:type="dxa"/>
            </w:tcMar>
          </w:tcPr>
          <w:p w14:paraId="000002A9" w14:textId="77777777" w:rsidR="0095013F" w:rsidRDefault="001C5456">
            <w:pPr>
              <w:widowControl w:val="0"/>
              <w:spacing w:line="240" w:lineRule="auto"/>
              <w:jc w:val="center"/>
            </w:pPr>
            <w:r>
              <w:rPr>
                <w:noProof/>
              </w:rPr>
              <w:drawing>
                <wp:inline distT="0" distB="0" distL="0" distR="0" wp14:anchorId="552DDA9C" wp14:editId="5B2887DC">
                  <wp:extent cx="1716409" cy="1370267"/>
                  <wp:effectExtent l="0" t="0" r="0" b="0"/>
                  <wp:docPr id="241" name="image13.jpg" descr="Hoja de papel de aplicación CV, mano de hombre de negocios con currículum, concepto de entrevista de trabajo buscar, investigación de habilidades de datos personales, resultados de formación analizar diseño moderno plano aislado en verde"/>
                  <wp:cNvGraphicFramePr/>
                  <a:graphic xmlns:a="http://schemas.openxmlformats.org/drawingml/2006/main">
                    <a:graphicData uri="http://schemas.openxmlformats.org/drawingml/2006/picture">
                      <pic:pic xmlns:pic="http://schemas.openxmlformats.org/drawingml/2006/picture">
                        <pic:nvPicPr>
                          <pic:cNvPr id="0" name="image13.jpg" descr="Hoja de papel de aplicación CV, mano de hombre de negocios con currículum, concepto de entrevista de trabajo buscar, investigación de habilidades de datos personales, resultados de formación analizar diseño moderno plano aislado en verde"/>
                          <pic:cNvPicPr preferRelativeResize="0"/>
                        </pic:nvPicPr>
                        <pic:blipFill>
                          <a:blip r:embed="rId88"/>
                          <a:srcRect/>
                          <a:stretch>
                            <a:fillRect/>
                          </a:stretch>
                        </pic:blipFill>
                        <pic:spPr>
                          <a:xfrm>
                            <a:off x="0" y="0"/>
                            <a:ext cx="1716409" cy="1370267"/>
                          </a:xfrm>
                          <a:prstGeom prst="rect">
                            <a:avLst/>
                          </a:prstGeom>
                          <a:ln/>
                        </pic:spPr>
                      </pic:pic>
                    </a:graphicData>
                  </a:graphic>
                </wp:inline>
              </w:drawing>
            </w:r>
          </w:p>
          <w:p w14:paraId="000002AA" w14:textId="77777777" w:rsidR="0095013F" w:rsidRDefault="001C5456">
            <w:pPr>
              <w:widowControl w:val="0"/>
              <w:spacing w:line="240" w:lineRule="auto"/>
              <w:jc w:val="center"/>
            </w:pPr>
            <w:r>
              <w:t xml:space="preserve">Imagen de referente: </w:t>
            </w:r>
            <w:hyperlink r:id="rId89">
              <w:r>
                <w:rPr>
                  <w:color w:val="0000FF"/>
                  <w:u w:val="single"/>
                </w:rPr>
                <w:t>https://image.shutterstock.com/image-vector/cv-application-paper-sheet-business-600w-393287248.jpg</w:t>
              </w:r>
            </w:hyperlink>
            <w:r>
              <w:t xml:space="preserve">  </w:t>
            </w:r>
          </w:p>
          <w:p w14:paraId="000002AB" w14:textId="77777777" w:rsidR="0095013F" w:rsidRDefault="001C5456">
            <w:pPr>
              <w:spacing w:after="120" w:line="240" w:lineRule="auto"/>
              <w:jc w:val="center"/>
              <w:rPr>
                <w:b/>
              </w:rPr>
            </w:pPr>
            <w:r>
              <w:rPr>
                <w:b/>
              </w:rPr>
              <w:t xml:space="preserve">Imagen: </w:t>
            </w:r>
            <w:r>
              <w:t>228130_i44</w:t>
            </w:r>
          </w:p>
        </w:tc>
      </w:tr>
      <w:tr w:rsidR="0095013F" w14:paraId="3014FAF9" w14:textId="77777777">
        <w:trPr>
          <w:trHeight w:val="420"/>
        </w:trPr>
        <w:tc>
          <w:tcPr>
            <w:tcW w:w="13412" w:type="dxa"/>
            <w:gridSpan w:val="2"/>
            <w:shd w:val="clear" w:color="auto" w:fill="auto"/>
            <w:tcMar>
              <w:top w:w="100" w:type="dxa"/>
              <w:left w:w="100" w:type="dxa"/>
              <w:bottom w:w="100" w:type="dxa"/>
              <w:right w:w="100" w:type="dxa"/>
            </w:tcMar>
          </w:tcPr>
          <w:p w14:paraId="000002AD" w14:textId="77777777" w:rsidR="0095013F" w:rsidRDefault="001C5456">
            <w:pPr>
              <w:pBdr>
                <w:top w:val="nil"/>
                <w:left w:val="nil"/>
                <w:bottom w:val="nil"/>
                <w:right w:val="nil"/>
                <w:between w:val="nil"/>
              </w:pBdr>
              <w:spacing w:after="120" w:line="240" w:lineRule="auto"/>
              <w:jc w:val="both"/>
              <w:rPr>
                <w:b/>
                <w:color w:val="000000"/>
              </w:rPr>
            </w:pPr>
            <w:r>
              <w:rPr>
                <w:b/>
                <w:color w:val="000000"/>
              </w:rPr>
              <w:t>Documentación o entregables</w:t>
            </w:r>
          </w:p>
          <w:p w14:paraId="000002AE" w14:textId="77777777" w:rsidR="0095013F" w:rsidRDefault="001C5456">
            <w:pPr>
              <w:pBdr>
                <w:top w:val="nil"/>
                <w:left w:val="nil"/>
                <w:bottom w:val="nil"/>
                <w:right w:val="nil"/>
                <w:between w:val="nil"/>
              </w:pBdr>
              <w:spacing w:after="120" w:line="240" w:lineRule="auto"/>
              <w:jc w:val="both"/>
              <w:rPr>
                <w:color w:val="000000"/>
              </w:rPr>
            </w:pPr>
            <w:r>
              <w:rPr>
                <w:color w:val="000000"/>
              </w:rPr>
              <w:lastRenderedPageBreak/>
              <w:t>En esta fase corresponde al alistamiento de todos los documentos que se entregaran como parte de la implementación del plan de pruebas, especificando los siguientes datos:</w:t>
            </w:r>
          </w:p>
          <w:p w14:paraId="000002AF" w14:textId="77777777" w:rsidR="0095013F" w:rsidRDefault="001C5456">
            <w:pPr>
              <w:numPr>
                <w:ilvl w:val="2"/>
                <w:numId w:val="15"/>
              </w:numPr>
              <w:pBdr>
                <w:top w:val="nil"/>
                <w:left w:val="nil"/>
                <w:bottom w:val="nil"/>
                <w:right w:val="nil"/>
                <w:between w:val="nil"/>
              </w:pBdr>
              <w:spacing w:line="240" w:lineRule="auto"/>
              <w:ind w:left="321"/>
              <w:jc w:val="both"/>
              <w:rPr>
                <w:color w:val="000000"/>
              </w:rPr>
            </w:pPr>
            <w:r>
              <w:rPr>
                <w:color w:val="000000"/>
              </w:rPr>
              <w:t>Nombre del documento</w:t>
            </w:r>
          </w:p>
          <w:p w14:paraId="000002B0" w14:textId="77777777" w:rsidR="0095013F" w:rsidRDefault="001C5456">
            <w:pPr>
              <w:numPr>
                <w:ilvl w:val="2"/>
                <w:numId w:val="15"/>
              </w:numPr>
              <w:pBdr>
                <w:top w:val="nil"/>
                <w:left w:val="nil"/>
                <w:bottom w:val="nil"/>
                <w:right w:val="nil"/>
                <w:between w:val="nil"/>
              </w:pBdr>
              <w:spacing w:line="240" w:lineRule="auto"/>
              <w:ind w:left="321"/>
              <w:jc w:val="both"/>
              <w:rPr>
                <w:color w:val="000000"/>
              </w:rPr>
            </w:pPr>
            <w:r>
              <w:rPr>
                <w:color w:val="000000"/>
              </w:rPr>
              <w:t>Persona encargada de la entrega del documento</w:t>
            </w:r>
          </w:p>
          <w:p w14:paraId="000002B1" w14:textId="77777777" w:rsidR="0095013F" w:rsidRDefault="001C5456">
            <w:pPr>
              <w:numPr>
                <w:ilvl w:val="2"/>
                <w:numId w:val="15"/>
              </w:numPr>
              <w:pBdr>
                <w:top w:val="nil"/>
                <w:left w:val="nil"/>
                <w:bottom w:val="nil"/>
                <w:right w:val="nil"/>
                <w:between w:val="nil"/>
              </w:pBdr>
              <w:spacing w:line="240" w:lineRule="auto"/>
              <w:ind w:left="321"/>
              <w:jc w:val="both"/>
              <w:rPr>
                <w:color w:val="000000"/>
              </w:rPr>
            </w:pPr>
            <w:r>
              <w:rPr>
                <w:color w:val="000000"/>
              </w:rPr>
              <w:t>Nombre de la persona que recibe este documento</w:t>
            </w:r>
          </w:p>
          <w:p w14:paraId="000002B2" w14:textId="77777777" w:rsidR="0095013F" w:rsidRDefault="001C5456">
            <w:pPr>
              <w:numPr>
                <w:ilvl w:val="2"/>
                <w:numId w:val="15"/>
              </w:numPr>
              <w:pBdr>
                <w:top w:val="nil"/>
                <w:left w:val="nil"/>
                <w:bottom w:val="nil"/>
                <w:right w:val="nil"/>
                <w:between w:val="nil"/>
              </w:pBdr>
              <w:spacing w:line="240" w:lineRule="auto"/>
              <w:ind w:left="321"/>
              <w:jc w:val="both"/>
              <w:rPr>
                <w:color w:val="000000"/>
              </w:rPr>
            </w:pPr>
            <w:r>
              <w:rPr>
                <w:color w:val="000000"/>
              </w:rPr>
              <w:t>Fecha planificada</w:t>
            </w:r>
          </w:p>
          <w:p w14:paraId="000002B3" w14:textId="77777777" w:rsidR="0095013F" w:rsidRDefault="001C5456">
            <w:pPr>
              <w:numPr>
                <w:ilvl w:val="2"/>
                <w:numId w:val="15"/>
              </w:numPr>
              <w:pBdr>
                <w:top w:val="nil"/>
                <w:left w:val="nil"/>
                <w:bottom w:val="nil"/>
                <w:right w:val="nil"/>
                <w:between w:val="nil"/>
              </w:pBdr>
              <w:spacing w:after="120" w:line="240" w:lineRule="auto"/>
              <w:ind w:left="321"/>
              <w:jc w:val="both"/>
              <w:rPr>
                <w:color w:val="000000"/>
              </w:rPr>
            </w:pPr>
            <w:r>
              <w:rPr>
                <w:color w:val="000000"/>
              </w:rPr>
              <w:t>Fecha de entrega de cada uno de los entregables</w:t>
            </w:r>
          </w:p>
          <w:p w14:paraId="000002B4" w14:textId="7174C07A" w:rsidR="0095013F" w:rsidRDefault="001C5456">
            <w:pPr>
              <w:pBdr>
                <w:top w:val="nil"/>
                <w:left w:val="nil"/>
                <w:bottom w:val="nil"/>
                <w:right w:val="nil"/>
                <w:between w:val="nil"/>
              </w:pBdr>
              <w:spacing w:after="120" w:line="240" w:lineRule="auto"/>
              <w:jc w:val="both"/>
              <w:rPr>
                <w:color w:val="000000"/>
              </w:rPr>
            </w:pPr>
            <w:r>
              <w:rPr>
                <w:color w:val="000000"/>
              </w:rPr>
              <w:t>Se recomienda la implementación de una tabla donde el tipo de letra, el tamaño de la letra y los colores de la tabla sean de forma concisa y entendible para</w:t>
            </w:r>
            <w:r w:rsidR="001C49DC">
              <w:rPr>
                <w:color w:val="000000"/>
              </w:rPr>
              <w:t xml:space="preserve"> que</w:t>
            </w:r>
            <w:r>
              <w:rPr>
                <w:color w:val="000000"/>
              </w:rPr>
              <w:t xml:space="preserve"> todas las personas involucradas en el plan de pruebas, puedan identificar de forma eficiente las características de los entregables.</w:t>
            </w:r>
          </w:p>
          <w:p w14:paraId="000002B5" w14:textId="77777777" w:rsidR="0095013F" w:rsidRDefault="001C5456">
            <w:pPr>
              <w:pBdr>
                <w:top w:val="nil"/>
                <w:left w:val="nil"/>
                <w:bottom w:val="nil"/>
                <w:right w:val="nil"/>
                <w:between w:val="nil"/>
              </w:pBdr>
              <w:spacing w:after="120" w:line="240" w:lineRule="auto"/>
              <w:jc w:val="both"/>
              <w:rPr>
                <w:color w:val="000000"/>
              </w:rPr>
            </w:pPr>
            <w:r>
              <w:rPr>
                <w:color w:val="000000"/>
              </w:rPr>
              <w:t>Una lista de los documentos que se deben entregar en esta fase:</w:t>
            </w:r>
          </w:p>
          <w:p w14:paraId="000002B6" w14:textId="77777777" w:rsidR="0095013F" w:rsidRDefault="001C5456">
            <w:pPr>
              <w:numPr>
                <w:ilvl w:val="2"/>
                <w:numId w:val="17"/>
              </w:numPr>
              <w:pBdr>
                <w:top w:val="nil"/>
                <w:left w:val="nil"/>
                <w:bottom w:val="nil"/>
                <w:right w:val="nil"/>
                <w:between w:val="nil"/>
              </w:pBdr>
              <w:spacing w:line="240" w:lineRule="auto"/>
              <w:ind w:left="321"/>
              <w:jc w:val="both"/>
              <w:rPr>
                <w:color w:val="000000"/>
              </w:rPr>
            </w:pPr>
            <w:r>
              <w:rPr>
                <w:color w:val="000000"/>
              </w:rPr>
              <w:t>Casos de pruebas</w:t>
            </w:r>
          </w:p>
          <w:p w14:paraId="000002B7" w14:textId="77777777" w:rsidR="0095013F" w:rsidRDefault="001C5456">
            <w:pPr>
              <w:numPr>
                <w:ilvl w:val="2"/>
                <w:numId w:val="17"/>
              </w:numPr>
              <w:pBdr>
                <w:top w:val="nil"/>
                <w:left w:val="nil"/>
                <w:bottom w:val="nil"/>
                <w:right w:val="nil"/>
                <w:between w:val="nil"/>
              </w:pBdr>
              <w:spacing w:line="240" w:lineRule="auto"/>
              <w:ind w:left="321"/>
              <w:jc w:val="both"/>
              <w:rPr>
                <w:color w:val="000000"/>
              </w:rPr>
            </w:pPr>
            <w:r>
              <w:rPr>
                <w:color w:val="000000"/>
              </w:rPr>
              <w:t>Especificación del diseño del caso de prueba</w:t>
            </w:r>
          </w:p>
          <w:p w14:paraId="000002B8" w14:textId="77777777" w:rsidR="0095013F" w:rsidRDefault="001C5456">
            <w:pPr>
              <w:numPr>
                <w:ilvl w:val="2"/>
                <w:numId w:val="17"/>
              </w:numPr>
              <w:pBdr>
                <w:top w:val="nil"/>
                <w:left w:val="nil"/>
                <w:bottom w:val="nil"/>
                <w:right w:val="nil"/>
                <w:between w:val="nil"/>
              </w:pBdr>
              <w:spacing w:line="240" w:lineRule="auto"/>
              <w:ind w:left="321"/>
              <w:jc w:val="both"/>
              <w:rPr>
                <w:color w:val="000000"/>
              </w:rPr>
            </w:pPr>
            <w:r>
              <w:rPr>
                <w:color w:val="000000"/>
              </w:rPr>
              <w:t>Reportes de defectos o novedades</w:t>
            </w:r>
          </w:p>
          <w:p w14:paraId="000002B9" w14:textId="77777777" w:rsidR="0095013F" w:rsidRDefault="001C5456">
            <w:pPr>
              <w:numPr>
                <w:ilvl w:val="2"/>
                <w:numId w:val="17"/>
              </w:numPr>
              <w:pBdr>
                <w:top w:val="nil"/>
                <w:left w:val="nil"/>
                <w:bottom w:val="nil"/>
                <w:right w:val="nil"/>
                <w:between w:val="nil"/>
              </w:pBdr>
              <w:spacing w:line="240" w:lineRule="auto"/>
              <w:ind w:left="321"/>
              <w:jc w:val="both"/>
              <w:rPr>
                <w:color w:val="000000"/>
              </w:rPr>
            </w:pPr>
            <w:r>
              <w:rPr>
                <w:color w:val="000000"/>
              </w:rPr>
              <w:t>Evidencias de las pruebas</w:t>
            </w:r>
          </w:p>
          <w:p w14:paraId="000002BA" w14:textId="77777777" w:rsidR="0095013F" w:rsidRDefault="001C5456">
            <w:pPr>
              <w:numPr>
                <w:ilvl w:val="2"/>
                <w:numId w:val="17"/>
              </w:numPr>
              <w:pBdr>
                <w:top w:val="nil"/>
                <w:left w:val="nil"/>
                <w:bottom w:val="nil"/>
                <w:right w:val="nil"/>
                <w:between w:val="nil"/>
              </w:pBdr>
              <w:spacing w:line="240" w:lineRule="auto"/>
              <w:ind w:left="321"/>
              <w:jc w:val="both"/>
              <w:rPr>
                <w:color w:val="000000"/>
              </w:rPr>
            </w:pPr>
            <w:r>
              <w:rPr>
                <w:color w:val="000000"/>
              </w:rPr>
              <w:t>Reportes reflejados por alguna herramienta de gestión de pruebas</w:t>
            </w:r>
          </w:p>
          <w:p w14:paraId="000002BB" w14:textId="77777777" w:rsidR="0095013F" w:rsidRDefault="001C5456">
            <w:pPr>
              <w:numPr>
                <w:ilvl w:val="2"/>
                <w:numId w:val="17"/>
              </w:numPr>
              <w:pBdr>
                <w:top w:val="nil"/>
                <w:left w:val="nil"/>
                <w:bottom w:val="nil"/>
                <w:right w:val="nil"/>
                <w:between w:val="nil"/>
              </w:pBdr>
              <w:spacing w:after="120" w:line="240" w:lineRule="auto"/>
              <w:ind w:left="321"/>
              <w:jc w:val="both"/>
              <w:rPr>
                <w:color w:val="999999"/>
              </w:rPr>
            </w:pPr>
            <w:r>
              <w:rPr>
                <w:color w:val="000000"/>
              </w:rPr>
              <w:t>otro documento que se considere relevante entregar y/o adjuntar</w:t>
            </w:r>
          </w:p>
        </w:tc>
      </w:tr>
      <w:tr w:rsidR="0095013F" w14:paraId="2FECF3FB" w14:textId="77777777">
        <w:trPr>
          <w:trHeight w:val="420"/>
        </w:trPr>
        <w:tc>
          <w:tcPr>
            <w:tcW w:w="13412" w:type="dxa"/>
            <w:gridSpan w:val="2"/>
            <w:shd w:val="clear" w:color="auto" w:fill="auto"/>
            <w:tcMar>
              <w:top w:w="100" w:type="dxa"/>
              <w:left w:w="100" w:type="dxa"/>
              <w:bottom w:w="100" w:type="dxa"/>
              <w:right w:w="100" w:type="dxa"/>
            </w:tcMar>
          </w:tcPr>
          <w:p w14:paraId="000002BD" w14:textId="77777777" w:rsidR="0095013F" w:rsidRDefault="001C5456">
            <w:pPr>
              <w:spacing w:after="120" w:line="240" w:lineRule="auto"/>
              <w:rPr>
                <w:b/>
                <w:color w:val="000000"/>
              </w:rPr>
            </w:pPr>
            <w:r>
              <w:rPr>
                <w:b/>
                <w:color w:val="000000"/>
              </w:rPr>
              <w:lastRenderedPageBreak/>
              <w:t>Características a ser probadas</w:t>
            </w:r>
          </w:p>
          <w:p w14:paraId="000002BE" w14:textId="252FB9A9" w:rsidR="0095013F" w:rsidRDefault="001C5456">
            <w:pPr>
              <w:pBdr>
                <w:top w:val="nil"/>
                <w:left w:val="nil"/>
                <w:bottom w:val="nil"/>
                <w:right w:val="nil"/>
                <w:between w:val="nil"/>
              </w:pBdr>
              <w:spacing w:after="120" w:line="240" w:lineRule="auto"/>
              <w:jc w:val="both"/>
              <w:rPr>
                <w:color w:val="000000"/>
              </w:rPr>
            </w:pPr>
            <w:r>
              <w:rPr>
                <w:color w:val="000000"/>
              </w:rPr>
              <w:t xml:space="preserve">En este ítem se realiza una lista de todas </w:t>
            </w:r>
            <w:r w:rsidR="001C49DC">
              <w:rPr>
                <w:color w:val="000000"/>
              </w:rPr>
              <w:t xml:space="preserve">las </w:t>
            </w:r>
            <w:r>
              <w:rPr>
                <w:color w:val="000000"/>
              </w:rPr>
              <w:t xml:space="preserve">características que serán objetos de pruebas. </w:t>
            </w:r>
            <w:r w:rsidR="001C49DC">
              <w:rPr>
                <w:color w:val="000000"/>
              </w:rPr>
              <w:t>E</w:t>
            </w:r>
            <w:r>
              <w:rPr>
                <w:color w:val="000000"/>
              </w:rPr>
              <w:t xml:space="preserve">s de vital importancia realizar la lista con los interesados del proyecto, para determinar con exactitud las características que serán probadas en el plan. </w:t>
            </w:r>
          </w:p>
          <w:p w14:paraId="000002BF" w14:textId="77777777" w:rsidR="0095013F" w:rsidRDefault="001C5456">
            <w:pPr>
              <w:pBdr>
                <w:top w:val="nil"/>
                <w:left w:val="nil"/>
                <w:bottom w:val="nil"/>
                <w:right w:val="nil"/>
                <w:between w:val="nil"/>
              </w:pBdr>
              <w:spacing w:after="120" w:line="240" w:lineRule="auto"/>
              <w:jc w:val="both"/>
              <w:rPr>
                <w:color w:val="000000"/>
              </w:rPr>
            </w:pPr>
            <w:r>
              <w:rPr>
                <w:color w:val="000000"/>
              </w:rPr>
              <w:t>Algunas características a tener en cuenta son:</w:t>
            </w:r>
          </w:p>
          <w:p w14:paraId="000002C0" w14:textId="77777777" w:rsidR="0095013F" w:rsidRDefault="001C5456">
            <w:pPr>
              <w:numPr>
                <w:ilvl w:val="1"/>
                <w:numId w:val="32"/>
              </w:numPr>
              <w:pBdr>
                <w:top w:val="nil"/>
                <w:left w:val="nil"/>
                <w:bottom w:val="nil"/>
                <w:right w:val="nil"/>
                <w:between w:val="nil"/>
              </w:pBdr>
              <w:spacing w:line="240" w:lineRule="auto"/>
              <w:ind w:left="321"/>
              <w:jc w:val="both"/>
              <w:rPr>
                <w:color w:val="000000"/>
              </w:rPr>
            </w:pPr>
            <w:r>
              <w:rPr>
                <w:color w:val="000000"/>
              </w:rPr>
              <w:t>Características funcionales</w:t>
            </w:r>
          </w:p>
          <w:p w14:paraId="000002C1" w14:textId="77777777" w:rsidR="0095013F" w:rsidRDefault="001C5456">
            <w:pPr>
              <w:numPr>
                <w:ilvl w:val="1"/>
                <w:numId w:val="32"/>
              </w:numPr>
              <w:pBdr>
                <w:top w:val="nil"/>
                <w:left w:val="nil"/>
                <w:bottom w:val="nil"/>
                <w:right w:val="nil"/>
                <w:between w:val="nil"/>
              </w:pBdr>
              <w:spacing w:line="240" w:lineRule="auto"/>
              <w:ind w:left="321"/>
              <w:jc w:val="both"/>
              <w:rPr>
                <w:color w:val="000000"/>
              </w:rPr>
            </w:pPr>
            <w:r>
              <w:rPr>
                <w:color w:val="000000"/>
              </w:rPr>
              <w:t>Características no funcionales</w:t>
            </w:r>
          </w:p>
          <w:p w14:paraId="000002C2" w14:textId="32F249F5" w:rsidR="0095013F" w:rsidRDefault="001C49DC">
            <w:pPr>
              <w:numPr>
                <w:ilvl w:val="1"/>
                <w:numId w:val="32"/>
              </w:numPr>
              <w:pBdr>
                <w:top w:val="nil"/>
                <w:left w:val="nil"/>
                <w:bottom w:val="nil"/>
                <w:right w:val="nil"/>
                <w:between w:val="nil"/>
              </w:pBdr>
              <w:spacing w:after="120" w:line="240" w:lineRule="auto"/>
              <w:ind w:left="321"/>
              <w:jc w:val="both"/>
              <w:rPr>
                <w:color w:val="000000"/>
              </w:rPr>
            </w:pPr>
            <w:r>
              <w:rPr>
                <w:color w:val="000000"/>
              </w:rPr>
              <w:t>I</w:t>
            </w:r>
            <w:r w:rsidR="001C5456">
              <w:rPr>
                <w:color w:val="000000"/>
              </w:rPr>
              <w:t>nterfaz gráfica, etc.</w:t>
            </w:r>
          </w:p>
          <w:p w14:paraId="000002C3" w14:textId="77777777" w:rsidR="0095013F" w:rsidRDefault="001C5456">
            <w:pPr>
              <w:pBdr>
                <w:top w:val="nil"/>
                <w:left w:val="nil"/>
                <w:bottom w:val="nil"/>
                <w:right w:val="nil"/>
                <w:between w:val="nil"/>
              </w:pBdr>
              <w:spacing w:after="120" w:line="240" w:lineRule="auto"/>
              <w:jc w:val="both"/>
            </w:pPr>
            <w:r>
              <w:rPr>
                <w:color w:val="000000"/>
              </w:rPr>
              <w:t>Estas características se deben declarar de forma clara y concisa para no tener inconvenientes al momento de ejecutar las pruebas.</w:t>
            </w:r>
          </w:p>
        </w:tc>
      </w:tr>
      <w:tr w:rsidR="0095013F" w14:paraId="3058AFA3" w14:textId="77777777">
        <w:trPr>
          <w:trHeight w:val="420"/>
        </w:trPr>
        <w:tc>
          <w:tcPr>
            <w:tcW w:w="13412" w:type="dxa"/>
            <w:gridSpan w:val="2"/>
            <w:shd w:val="clear" w:color="auto" w:fill="auto"/>
            <w:tcMar>
              <w:top w:w="100" w:type="dxa"/>
              <w:left w:w="100" w:type="dxa"/>
              <w:bottom w:w="100" w:type="dxa"/>
              <w:right w:w="100" w:type="dxa"/>
            </w:tcMar>
          </w:tcPr>
          <w:p w14:paraId="000002C5" w14:textId="77777777" w:rsidR="0095013F" w:rsidRDefault="001C5456">
            <w:pPr>
              <w:pBdr>
                <w:top w:val="nil"/>
                <w:left w:val="nil"/>
                <w:bottom w:val="nil"/>
                <w:right w:val="nil"/>
                <w:between w:val="nil"/>
              </w:pBdr>
              <w:spacing w:after="120" w:line="240" w:lineRule="auto"/>
              <w:jc w:val="both"/>
              <w:rPr>
                <w:b/>
                <w:color w:val="000000"/>
              </w:rPr>
            </w:pPr>
            <w:r>
              <w:rPr>
                <w:b/>
                <w:color w:val="000000"/>
              </w:rPr>
              <w:lastRenderedPageBreak/>
              <w:t>Características que no van a ser probadas</w:t>
            </w:r>
          </w:p>
          <w:p w14:paraId="000002C6" w14:textId="2E4FF569" w:rsidR="0095013F" w:rsidRDefault="001C49DC">
            <w:pPr>
              <w:widowControl w:val="0"/>
              <w:spacing w:line="240" w:lineRule="auto"/>
              <w:jc w:val="both"/>
            </w:pPr>
            <w:r>
              <w:rPr>
                <w:color w:val="000000"/>
              </w:rPr>
              <w:t>S</w:t>
            </w:r>
            <w:r w:rsidR="001C5456">
              <w:rPr>
                <w:color w:val="000000"/>
              </w:rPr>
              <w:t xml:space="preserve">e </w:t>
            </w:r>
            <w:r>
              <w:rPr>
                <w:color w:val="000000"/>
              </w:rPr>
              <w:t xml:space="preserve">debe </w:t>
            </w:r>
            <w:r w:rsidR="001C5456">
              <w:rPr>
                <w:color w:val="000000"/>
              </w:rPr>
              <w:t>realiza una lista de las características que no van a ser probadas, justificando por qué no serán parte del plan de pruebas y el riesgo que se pueden generar al no contemplarse.</w:t>
            </w:r>
          </w:p>
        </w:tc>
      </w:tr>
      <w:tr w:rsidR="0095013F" w14:paraId="5556D6AE" w14:textId="77777777">
        <w:trPr>
          <w:trHeight w:val="420"/>
        </w:trPr>
        <w:tc>
          <w:tcPr>
            <w:tcW w:w="13412" w:type="dxa"/>
            <w:gridSpan w:val="2"/>
            <w:shd w:val="clear" w:color="auto" w:fill="auto"/>
            <w:tcMar>
              <w:top w:w="100" w:type="dxa"/>
              <w:left w:w="100" w:type="dxa"/>
              <w:bottom w:w="100" w:type="dxa"/>
              <w:right w:w="100" w:type="dxa"/>
            </w:tcMar>
          </w:tcPr>
          <w:p w14:paraId="000002C8" w14:textId="77777777" w:rsidR="0095013F" w:rsidRDefault="001C5456">
            <w:pPr>
              <w:widowControl w:val="0"/>
              <w:spacing w:line="240" w:lineRule="auto"/>
              <w:jc w:val="both"/>
            </w:pPr>
            <w:r>
              <w:rPr>
                <w:b/>
                <w:color w:val="000000"/>
              </w:rPr>
              <w:t>Criterios de aprobación y fallo</w:t>
            </w:r>
            <w:r>
              <w:t xml:space="preserve"> </w:t>
            </w:r>
          </w:p>
          <w:p w14:paraId="000002C9" w14:textId="5FAC1220" w:rsidR="0095013F" w:rsidRDefault="001C5456">
            <w:pPr>
              <w:pBdr>
                <w:top w:val="nil"/>
                <w:left w:val="nil"/>
                <w:bottom w:val="nil"/>
                <w:right w:val="nil"/>
                <w:between w:val="nil"/>
              </w:pBdr>
              <w:spacing w:after="120" w:line="240" w:lineRule="auto"/>
              <w:jc w:val="both"/>
            </w:pPr>
            <w:r>
              <w:rPr>
                <w:color w:val="000000"/>
              </w:rPr>
              <w:t xml:space="preserve">En esta sección se describen los criterios de aceptación que se corroboran al ejecutar cada una de las respectivas pruebas.  Todo error reportado debe ir acompañado de su respectivo mensaje de validación. Cuando un criterio de aprobación es rechazado se </w:t>
            </w:r>
            <w:r w:rsidR="001C49DC">
              <w:rPr>
                <w:color w:val="000000"/>
              </w:rPr>
              <w:t xml:space="preserve">toman </w:t>
            </w:r>
            <w:r>
              <w:rPr>
                <w:color w:val="000000"/>
              </w:rPr>
              <w:t>las respectivas correcciones por el criterio de fallo. Todo criterio de aceptación debe ir siempre acompañado con su respectivo criterio de fallo, donde se especifica la acción que se ejecutará sobre el plan de pruebas.</w:t>
            </w:r>
          </w:p>
        </w:tc>
      </w:tr>
      <w:tr w:rsidR="0095013F" w14:paraId="7F76C293" w14:textId="77777777">
        <w:trPr>
          <w:trHeight w:val="420"/>
        </w:trPr>
        <w:tc>
          <w:tcPr>
            <w:tcW w:w="13412" w:type="dxa"/>
            <w:gridSpan w:val="2"/>
            <w:shd w:val="clear" w:color="auto" w:fill="auto"/>
            <w:tcMar>
              <w:top w:w="100" w:type="dxa"/>
              <w:left w:w="100" w:type="dxa"/>
              <w:bottom w:w="100" w:type="dxa"/>
              <w:right w:w="100" w:type="dxa"/>
            </w:tcMar>
          </w:tcPr>
          <w:p w14:paraId="000002CB" w14:textId="77777777" w:rsidR="0095013F" w:rsidRDefault="001C5456">
            <w:pPr>
              <w:pBdr>
                <w:top w:val="nil"/>
                <w:left w:val="nil"/>
                <w:bottom w:val="nil"/>
                <w:right w:val="nil"/>
                <w:between w:val="nil"/>
              </w:pBdr>
              <w:spacing w:after="120" w:line="240" w:lineRule="auto"/>
              <w:jc w:val="both"/>
              <w:rPr>
                <w:b/>
                <w:color w:val="000000"/>
              </w:rPr>
            </w:pPr>
            <w:r>
              <w:rPr>
                <w:b/>
                <w:color w:val="000000"/>
              </w:rPr>
              <w:t>Tareas de prueba</w:t>
            </w:r>
          </w:p>
          <w:p w14:paraId="000002CC" w14:textId="10A655AA" w:rsidR="0095013F" w:rsidRDefault="001C49DC">
            <w:pPr>
              <w:pBdr>
                <w:top w:val="nil"/>
                <w:left w:val="nil"/>
                <w:bottom w:val="nil"/>
                <w:right w:val="nil"/>
                <w:between w:val="nil"/>
              </w:pBdr>
              <w:spacing w:after="120" w:line="240" w:lineRule="auto"/>
              <w:jc w:val="both"/>
              <w:rPr>
                <w:color w:val="000000"/>
              </w:rPr>
            </w:pPr>
            <w:r>
              <w:rPr>
                <w:color w:val="000000"/>
              </w:rPr>
              <w:t>D</w:t>
            </w:r>
            <w:r w:rsidR="001C5456">
              <w:rPr>
                <w:color w:val="000000"/>
              </w:rPr>
              <w:t xml:space="preserve">escriben cada una de las tareas y su respectiva fecha de ejecución, el objetivo es mantener un buen control de cada una de las tareas </w:t>
            </w:r>
            <w:r>
              <w:rPr>
                <w:color w:val="000000"/>
              </w:rPr>
              <w:t xml:space="preserve">incluidas </w:t>
            </w:r>
            <w:r w:rsidR="001C5456">
              <w:rPr>
                <w:color w:val="000000"/>
              </w:rPr>
              <w:t>en el plan. Se recomienda tener en cuenta las siguientes indicaciones:</w:t>
            </w:r>
          </w:p>
          <w:p w14:paraId="000002CD" w14:textId="77777777" w:rsidR="0095013F" w:rsidRDefault="001C5456">
            <w:pPr>
              <w:numPr>
                <w:ilvl w:val="0"/>
                <w:numId w:val="33"/>
              </w:numPr>
              <w:pBdr>
                <w:top w:val="nil"/>
                <w:left w:val="nil"/>
                <w:bottom w:val="nil"/>
                <w:right w:val="nil"/>
                <w:between w:val="nil"/>
              </w:pBdr>
              <w:spacing w:line="240" w:lineRule="auto"/>
              <w:ind w:left="462"/>
              <w:jc w:val="both"/>
              <w:rPr>
                <w:color w:val="000000"/>
              </w:rPr>
            </w:pPr>
            <w:r>
              <w:rPr>
                <w:color w:val="000000"/>
              </w:rPr>
              <w:t>Establecer el nombre de la tarea</w:t>
            </w:r>
          </w:p>
          <w:p w14:paraId="000002CE" w14:textId="77777777" w:rsidR="0095013F" w:rsidRDefault="001C5456">
            <w:pPr>
              <w:numPr>
                <w:ilvl w:val="0"/>
                <w:numId w:val="33"/>
              </w:numPr>
              <w:pBdr>
                <w:top w:val="nil"/>
                <w:left w:val="nil"/>
                <w:bottom w:val="nil"/>
                <w:right w:val="nil"/>
                <w:between w:val="nil"/>
              </w:pBdr>
              <w:spacing w:line="240" w:lineRule="auto"/>
              <w:ind w:left="462"/>
              <w:jc w:val="both"/>
              <w:rPr>
                <w:color w:val="000000"/>
              </w:rPr>
            </w:pPr>
            <w:r>
              <w:rPr>
                <w:color w:val="000000"/>
              </w:rPr>
              <w:t>Descripción de la tarea</w:t>
            </w:r>
          </w:p>
          <w:p w14:paraId="000002CF" w14:textId="77777777" w:rsidR="0095013F" w:rsidRDefault="001C5456">
            <w:pPr>
              <w:numPr>
                <w:ilvl w:val="0"/>
                <w:numId w:val="33"/>
              </w:numPr>
              <w:pBdr>
                <w:top w:val="nil"/>
                <w:left w:val="nil"/>
                <w:bottom w:val="nil"/>
                <w:right w:val="nil"/>
                <w:between w:val="nil"/>
              </w:pBdr>
              <w:spacing w:line="240" w:lineRule="auto"/>
              <w:ind w:left="462"/>
              <w:jc w:val="both"/>
              <w:rPr>
                <w:color w:val="000000"/>
              </w:rPr>
            </w:pPr>
            <w:r>
              <w:rPr>
                <w:color w:val="000000"/>
              </w:rPr>
              <w:t>Fecha de inicio</w:t>
            </w:r>
          </w:p>
          <w:p w14:paraId="000002D0" w14:textId="77777777" w:rsidR="0095013F" w:rsidRDefault="001C5456">
            <w:pPr>
              <w:numPr>
                <w:ilvl w:val="0"/>
                <w:numId w:val="33"/>
              </w:numPr>
              <w:pBdr>
                <w:top w:val="nil"/>
                <w:left w:val="nil"/>
                <w:bottom w:val="nil"/>
                <w:right w:val="nil"/>
                <w:between w:val="nil"/>
              </w:pBdr>
              <w:spacing w:line="240" w:lineRule="auto"/>
              <w:ind w:left="462"/>
              <w:jc w:val="both"/>
              <w:rPr>
                <w:color w:val="000000"/>
              </w:rPr>
            </w:pPr>
            <w:r>
              <w:rPr>
                <w:color w:val="000000"/>
              </w:rPr>
              <w:t>Fecha de finalización</w:t>
            </w:r>
          </w:p>
          <w:p w14:paraId="000002D1" w14:textId="77777777" w:rsidR="0095013F" w:rsidRDefault="001C5456">
            <w:pPr>
              <w:numPr>
                <w:ilvl w:val="0"/>
                <w:numId w:val="33"/>
              </w:numPr>
              <w:pBdr>
                <w:top w:val="nil"/>
                <w:left w:val="nil"/>
                <w:bottom w:val="nil"/>
                <w:right w:val="nil"/>
                <w:between w:val="nil"/>
              </w:pBdr>
              <w:spacing w:line="240" w:lineRule="auto"/>
              <w:ind w:left="462"/>
              <w:jc w:val="both"/>
              <w:rPr>
                <w:color w:val="000000"/>
              </w:rPr>
            </w:pPr>
            <w:r>
              <w:rPr>
                <w:color w:val="000000"/>
              </w:rPr>
              <w:t>Duración de la tarea</w:t>
            </w:r>
          </w:p>
          <w:p w14:paraId="000002D2" w14:textId="77777777" w:rsidR="0095013F" w:rsidRDefault="001C5456">
            <w:pPr>
              <w:numPr>
                <w:ilvl w:val="0"/>
                <w:numId w:val="33"/>
              </w:numPr>
              <w:pBdr>
                <w:top w:val="nil"/>
                <w:left w:val="nil"/>
                <w:bottom w:val="nil"/>
                <w:right w:val="nil"/>
                <w:between w:val="nil"/>
              </w:pBdr>
              <w:spacing w:line="240" w:lineRule="auto"/>
              <w:ind w:left="462"/>
              <w:jc w:val="both"/>
              <w:rPr>
                <w:color w:val="000000"/>
              </w:rPr>
            </w:pPr>
            <w:r>
              <w:rPr>
                <w:color w:val="000000"/>
              </w:rPr>
              <w:t>Persona responsable de la tarea</w:t>
            </w:r>
          </w:p>
          <w:p w14:paraId="000002D3" w14:textId="77777777" w:rsidR="0095013F" w:rsidRDefault="001C5456">
            <w:pPr>
              <w:numPr>
                <w:ilvl w:val="0"/>
                <w:numId w:val="33"/>
              </w:numPr>
              <w:pBdr>
                <w:top w:val="nil"/>
                <w:left w:val="nil"/>
                <w:bottom w:val="nil"/>
                <w:right w:val="nil"/>
                <w:between w:val="nil"/>
              </w:pBdr>
              <w:spacing w:after="120" w:line="240" w:lineRule="auto"/>
              <w:ind w:left="462"/>
              <w:jc w:val="both"/>
              <w:rPr>
                <w:color w:val="000000"/>
              </w:rPr>
            </w:pPr>
            <w:r>
              <w:rPr>
                <w:color w:val="000000"/>
              </w:rPr>
              <w:t>Rol que desempeña la tarea</w:t>
            </w:r>
          </w:p>
          <w:p w14:paraId="000002D4" w14:textId="29E74127" w:rsidR="0095013F" w:rsidRDefault="001C5456">
            <w:pPr>
              <w:pBdr>
                <w:top w:val="nil"/>
                <w:left w:val="nil"/>
                <w:bottom w:val="nil"/>
                <w:right w:val="nil"/>
                <w:between w:val="nil"/>
              </w:pBdr>
              <w:spacing w:after="120" w:line="240" w:lineRule="auto"/>
              <w:jc w:val="both"/>
              <w:rPr>
                <w:b/>
                <w:color w:val="000000"/>
              </w:rPr>
            </w:pPr>
            <w:r>
              <w:rPr>
                <w:color w:val="000000"/>
              </w:rPr>
              <w:t>Para determinar la duración de cada una de las</w:t>
            </w:r>
            <w:r w:rsidR="001C49DC">
              <w:rPr>
                <w:color w:val="000000"/>
              </w:rPr>
              <w:t xml:space="preserve"> </w:t>
            </w:r>
            <w:r>
              <w:rPr>
                <w:color w:val="000000"/>
              </w:rPr>
              <w:t>t</w:t>
            </w:r>
            <w:r w:rsidR="00345D9C">
              <w:rPr>
                <w:color w:val="000000"/>
              </w:rPr>
              <w:t>ar</w:t>
            </w:r>
            <w:r>
              <w:rPr>
                <w:color w:val="000000"/>
              </w:rPr>
              <w:t xml:space="preserve">eas es crucial implementar un WBS (Estructura de Descomposición del Trabajo), donde dentro de él se describe cada una de las tareas de forma desglosada para obtener dicha duración, o </w:t>
            </w:r>
            <w:r w:rsidR="001C49DC">
              <w:rPr>
                <w:color w:val="000000"/>
              </w:rPr>
              <w:t xml:space="preserve">se puede </w:t>
            </w:r>
            <w:r>
              <w:rPr>
                <w:color w:val="000000"/>
              </w:rPr>
              <w:t>pedir opinión a expertos para tener una visión más específica.</w:t>
            </w:r>
          </w:p>
        </w:tc>
      </w:tr>
      <w:tr w:rsidR="0095013F" w14:paraId="0A137ACA" w14:textId="77777777">
        <w:trPr>
          <w:trHeight w:val="420"/>
        </w:trPr>
        <w:tc>
          <w:tcPr>
            <w:tcW w:w="13412" w:type="dxa"/>
            <w:gridSpan w:val="2"/>
            <w:shd w:val="clear" w:color="auto" w:fill="auto"/>
            <w:tcMar>
              <w:top w:w="100" w:type="dxa"/>
              <w:left w:w="100" w:type="dxa"/>
              <w:bottom w:w="100" w:type="dxa"/>
              <w:right w:w="100" w:type="dxa"/>
            </w:tcMar>
          </w:tcPr>
          <w:p w14:paraId="000002D6" w14:textId="77777777" w:rsidR="0095013F" w:rsidRDefault="001C5456">
            <w:pPr>
              <w:pBdr>
                <w:top w:val="nil"/>
                <w:left w:val="nil"/>
                <w:bottom w:val="nil"/>
                <w:right w:val="nil"/>
                <w:between w:val="nil"/>
              </w:pBdr>
              <w:spacing w:after="120" w:line="240" w:lineRule="auto"/>
              <w:rPr>
                <w:b/>
              </w:rPr>
            </w:pPr>
            <w:r>
              <w:rPr>
                <w:b/>
              </w:rPr>
              <w:t>Modificadores</w:t>
            </w:r>
          </w:p>
          <w:p w14:paraId="000002D7" w14:textId="77777777" w:rsidR="0095013F" w:rsidRDefault="001C5456">
            <w:pPr>
              <w:pBdr>
                <w:top w:val="nil"/>
                <w:left w:val="nil"/>
                <w:bottom w:val="nil"/>
                <w:right w:val="nil"/>
                <w:between w:val="nil"/>
              </w:pBdr>
              <w:spacing w:after="120" w:line="240" w:lineRule="auto"/>
              <w:jc w:val="both"/>
              <w:rPr>
                <w:color w:val="000000"/>
              </w:rPr>
            </w:pPr>
            <w:r>
              <w:rPr>
                <w:color w:val="000000"/>
              </w:rPr>
              <w:t>Hay dos tipos de modificaciones o ampliaciones dentro de un plan de pruebas, que han de tomarse en cuenta para que se pueda cubrir toda la funcionalidad existente:</w:t>
            </w:r>
          </w:p>
          <w:p w14:paraId="000002D8" w14:textId="6FEFE374" w:rsidR="0095013F" w:rsidRDefault="001C5456">
            <w:pPr>
              <w:pBdr>
                <w:top w:val="nil"/>
                <w:left w:val="nil"/>
                <w:bottom w:val="nil"/>
                <w:right w:val="nil"/>
                <w:between w:val="nil"/>
              </w:pBdr>
              <w:spacing w:after="120" w:line="240" w:lineRule="auto"/>
              <w:jc w:val="both"/>
              <w:rPr>
                <w:color w:val="000000"/>
              </w:rPr>
            </w:pPr>
            <w:r w:rsidRPr="00426927">
              <w:rPr>
                <w:iCs/>
                <w:color w:val="000000"/>
              </w:rPr>
              <w:lastRenderedPageBreak/>
              <w:t>Funcionalidades de usuario final:</w:t>
            </w:r>
            <w:r>
              <w:rPr>
                <w:i/>
                <w:color w:val="000000"/>
              </w:rPr>
              <w:t xml:space="preserve"> </w:t>
            </w:r>
            <w:r>
              <w:rPr>
                <w:color w:val="000000"/>
              </w:rPr>
              <w:t xml:space="preserve">cuando se agregan nuevos módulos, pantallas o flujos en las funcionalidades que son utilizadas por el cliente o se </w:t>
            </w:r>
            <w:r w:rsidR="001C49DC">
              <w:rPr>
                <w:color w:val="000000"/>
              </w:rPr>
              <w:t xml:space="preserve">evidencian </w:t>
            </w:r>
            <w:r>
              <w:rPr>
                <w:color w:val="000000"/>
              </w:rPr>
              <w:t xml:space="preserve">visualmente. </w:t>
            </w:r>
          </w:p>
          <w:p w14:paraId="000002D9" w14:textId="511BC819" w:rsidR="0095013F" w:rsidRDefault="001C5456">
            <w:pPr>
              <w:pBdr>
                <w:top w:val="nil"/>
                <w:left w:val="nil"/>
                <w:bottom w:val="nil"/>
                <w:right w:val="nil"/>
                <w:between w:val="nil"/>
              </w:pBdr>
              <w:spacing w:after="120" w:line="240" w:lineRule="auto"/>
              <w:jc w:val="both"/>
              <w:rPr>
                <w:b/>
                <w:color w:val="000000"/>
              </w:rPr>
            </w:pPr>
            <w:r w:rsidRPr="00426927">
              <w:rPr>
                <w:iCs/>
                <w:color w:val="000000"/>
              </w:rPr>
              <w:t>Funcionalidades internas</w:t>
            </w:r>
            <w:r>
              <w:rPr>
                <w:i/>
                <w:color w:val="000000"/>
              </w:rPr>
              <w:t xml:space="preserve">: </w:t>
            </w:r>
            <w:r>
              <w:rPr>
                <w:color w:val="000000"/>
              </w:rPr>
              <w:t xml:space="preserve">son cambios internos que mantienen todos los elementos visuales de la misma manera, por lo tanto, el cliente final no observa ninguna modificación, pero al modificar componentes o flujos internos, como accesos a base de datos o a capas de lógica de negocio, deben cubrirse con casos de pruebas dentro del plan de pruebas </w:t>
            </w:r>
            <w:r w:rsidR="001C49DC">
              <w:rPr>
                <w:color w:val="000000"/>
              </w:rPr>
              <w:t>e incluir</w:t>
            </w:r>
            <w:r>
              <w:rPr>
                <w:color w:val="000000"/>
              </w:rPr>
              <w:t xml:space="preserve"> toda la funcionalidad de este tipo.</w:t>
            </w:r>
          </w:p>
        </w:tc>
      </w:tr>
    </w:tbl>
    <w:p w14:paraId="000002DB" w14:textId="77777777" w:rsidR="0095013F" w:rsidRDefault="0095013F">
      <w:pPr>
        <w:rPr>
          <w:b/>
          <w:color w:val="000000"/>
        </w:rPr>
      </w:pPr>
    </w:p>
    <w:p w14:paraId="000002DC" w14:textId="77777777" w:rsidR="0095013F" w:rsidRDefault="0095013F">
      <w:pPr>
        <w:rPr>
          <w:b/>
          <w:color w:val="000000"/>
        </w:rPr>
      </w:pPr>
    </w:p>
    <w:p w14:paraId="000002DD" w14:textId="77777777" w:rsidR="0095013F" w:rsidRDefault="001C5456">
      <w:pPr>
        <w:spacing w:line="240" w:lineRule="auto"/>
        <w:rPr>
          <w:b/>
          <w:color w:val="000000"/>
        </w:rPr>
      </w:pPr>
      <w:r>
        <w:rPr>
          <w:b/>
          <w:color w:val="000000"/>
        </w:rPr>
        <w:t xml:space="preserve">6. Ejecución de pruebas </w:t>
      </w:r>
    </w:p>
    <w:p w14:paraId="000002DE" w14:textId="77777777" w:rsidR="0095013F" w:rsidRDefault="0095013F">
      <w:pPr>
        <w:pBdr>
          <w:top w:val="nil"/>
          <w:left w:val="nil"/>
          <w:bottom w:val="nil"/>
          <w:right w:val="nil"/>
          <w:between w:val="nil"/>
        </w:pBdr>
        <w:spacing w:after="120" w:line="240" w:lineRule="auto"/>
        <w:rPr>
          <w:b/>
          <w:color w:val="000000"/>
        </w:rPr>
      </w:pPr>
    </w:p>
    <w:tbl>
      <w:tblPr>
        <w:tblStyle w:val="afff6"/>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95013F" w14:paraId="285A54C0" w14:textId="77777777">
        <w:trPr>
          <w:trHeight w:val="580"/>
        </w:trPr>
        <w:tc>
          <w:tcPr>
            <w:tcW w:w="1432" w:type="dxa"/>
            <w:shd w:val="clear" w:color="auto" w:fill="C9DAF8"/>
            <w:tcMar>
              <w:top w:w="100" w:type="dxa"/>
              <w:left w:w="100" w:type="dxa"/>
              <w:bottom w:w="100" w:type="dxa"/>
              <w:right w:w="100" w:type="dxa"/>
            </w:tcMar>
          </w:tcPr>
          <w:p w14:paraId="000002DF" w14:textId="77777777" w:rsidR="0095013F" w:rsidRDefault="001C5456">
            <w:pPr>
              <w:widowControl w:val="0"/>
              <w:pBdr>
                <w:top w:val="nil"/>
                <w:left w:val="nil"/>
                <w:bottom w:val="nil"/>
                <w:right w:val="nil"/>
                <w:between w:val="nil"/>
              </w:pBdr>
              <w:spacing w:line="240" w:lineRule="auto"/>
            </w:pPr>
            <w:r>
              <w:t>Tipo de recurso</w:t>
            </w:r>
          </w:p>
        </w:tc>
        <w:tc>
          <w:tcPr>
            <w:tcW w:w="11980" w:type="dxa"/>
            <w:shd w:val="clear" w:color="auto" w:fill="C9DAF8"/>
            <w:tcMar>
              <w:top w:w="100" w:type="dxa"/>
              <w:left w:w="100" w:type="dxa"/>
              <w:bottom w:w="100" w:type="dxa"/>
              <w:right w:w="100" w:type="dxa"/>
            </w:tcMar>
          </w:tcPr>
          <w:p w14:paraId="000002E0" w14:textId="77777777" w:rsidR="0095013F" w:rsidRDefault="001C5456">
            <w:pPr>
              <w:pStyle w:val="Ttulo"/>
              <w:jc w:val="center"/>
              <w:rPr>
                <w:sz w:val="22"/>
                <w:szCs w:val="22"/>
              </w:rPr>
            </w:pPr>
            <w:r>
              <w:rPr>
                <w:sz w:val="22"/>
                <w:szCs w:val="22"/>
              </w:rPr>
              <w:t>Cajón de texto de color</w:t>
            </w:r>
          </w:p>
        </w:tc>
      </w:tr>
      <w:tr w:rsidR="0095013F" w14:paraId="2C721A86" w14:textId="77777777">
        <w:trPr>
          <w:trHeight w:val="420"/>
        </w:trPr>
        <w:tc>
          <w:tcPr>
            <w:tcW w:w="13412" w:type="dxa"/>
            <w:gridSpan w:val="2"/>
            <w:shd w:val="clear" w:color="auto" w:fill="auto"/>
            <w:tcMar>
              <w:top w:w="100" w:type="dxa"/>
              <w:left w:w="100" w:type="dxa"/>
              <w:bottom w:w="100" w:type="dxa"/>
              <w:right w:w="100" w:type="dxa"/>
            </w:tcMar>
          </w:tcPr>
          <w:p w14:paraId="000002E1" w14:textId="31D853BB" w:rsidR="0095013F" w:rsidRDefault="001C5456">
            <w:pPr>
              <w:pBdr>
                <w:top w:val="nil"/>
                <w:left w:val="nil"/>
                <w:bottom w:val="nil"/>
                <w:right w:val="nil"/>
                <w:between w:val="nil"/>
              </w:pBdr>
              <w:spacing w:after="120" w:line="240" w:lineRule="auto"/>
              <w:jc w:val="both"/>
              <w:rPr>
                <w:color w:val="000000"/>
              </w:rPr>
            </w:pPr>
            <w:r>
              <w:rPr>
                <w:color w:val="000000"/>
              </w:rPr>
              <w:t xml:space="preserve">La ejecución de pruebas es el proceso mediante el cual se </w:t>
            </w:r>
            <w:r w:rsidR="00E47B93">
              <w:rPr>
                <w:color w:val="000000"/>
              </w:rPr>
              <w:t xml:space="preserve">implementa </w:t>
            </w:r>
            <w:r>
              <w:rPr>
                <w:color w:val="000000"/>
              </w:rPr>
              <w:t xml:space="preserve">una prueba sobre el componente o el sistema que se está probando. </w:t>
            </w:r>
          </w:p>
          <w:p w14:paraId="000002E2" w14:textId="77777777" w:rsidR="0095013F" w:rsidRDefault="001C5456">
            <w:pPr>
              <w:jc w:val="center"/>
            </w:pPr>
            <w:r>
              <w:rPr>
                <w:noProof/>
              </w:rPr>
              <w:drawing>
                <wp:inline distT="0" distB="0" distL="0" distR="0" wp14:anchorId="3CF0E00F" wp14:editId="7FD070D1">
                  <wp:extent cx="4540595" cy="1152791"/>
                  <wp:effectExtent l="0" t="0" r="0" b="0"/>
                  <wp:docPr id="242" name="image19.png" descr="Cómo mejorar la ejecución y las pruebas de sus controles internos"/>
                  <wp:cNvGraphicFramePr/>
                  <a:graphic xmlns:a="http://schemas.openxmlformats.org/drawingml/2006/main">
                    <a:graphicData uri="http://schemas.openxmlformats.org/drawingml/2006/picture">
                      <pic:pic xmlns:pic="http://schemas.openxmlformats.org/drawingml/2006/picture">
                        <pic:nvPicPr>
                          <pic:cNvPr id="0" name="image19.png" descr="Cómo mejorar la ejecución y las pruebas de sus controles internos"/>
                          <pic:cNvPicPr preferRelativeResize="0"/>
                        </pic:nvPicPr>
                        <pic:blipFill>
                          <a:blip r:embed="rId90"/>
                          <a:srcRect/>
                          <a:stretch>
                            <a:fillRect/>
                          </a:stretch>
                        </pic:blipFill>
                        <pic:spPr>
                          <a:xfrm>
                            <a:off x="0" y="0"/>
                            <a:ext cx="4540595" cy="1152791"/>
                          </a:xfrm>
                          <a:prstGeom prst="rect">
                            <a:avLst/>
                          </a:prstGeom>
                          <a:ln/>
                        </pic:spPr>
                      </pic:pic>
                    </a:graphicData>
                  </a:graphic>
                </wp:inline>
              </w:drawing>
            </w:r>
          </w:p>
          <w:p w14:paraId="000002E3" w14:textId="77777777" w:rsidR="0095013F" w:rsidRDefault="001C5456">
            <w:pPr>
              <w:pBdr>
                <w:top w:val="nil"/>
                <w:left w:val="nil"/>
                <w:bottom w:val="nil"/>
                <w:right w:val="nil"/>
                <w:between w:val="nil"/>
              </w:pBdr>
              <w:spacing w:after="120" w:line="240" w:lineRule="auto"/>
              <w:rPr>
                <w:color w:val="000000"/>
              </w:rPr>
            </w:pPr>
            <w:r>
              <w:t xml:space="preserve">Imagen de referente: </w:t>
            </w:r>
            <w:hyperlink r:id="rId91">
              <w:r>
                <w:rPr>
                  <w:color w:val="0000FF"/>
                  <w:u w:val="single"/>
                </w:rPr>
                <w:t>https://blog.softexpert.com/es/ejecucion-pruebas-controles-internos/</w:t>
              </w:r>
            </w:hyperlink>
          </w:p>
          <w:p w14:paraId="000002E4" w14:textId="77777777" w:rsidR="0095013F" w:rsidRDefault="001C5456">
            <w:pPr>
              <w:jc w:val="both"/>
            </w:pPr>
            <w:r>
              <w:rPr>
                <w:b/>
              </w:rPr>
              <w:t>Imagen</w:t>
            </w:r>
            <w:r>
              <w:t xml:space="preserve"> 228130_i45</w:t>
            </w:r>
          </w:p>
          <w:p w14:paraId="000002E5" w14:textId="77777777" w:rsidR="0095013F" w:rsidRDefault="0095013F">
            <w:pPr>
              <w:jc w:val="both"/>
            </w:pPr>
          </w:p>
          <w:p w14:paraId="000002E6" w14:textId="4BAB94BA" w:rsidR="0095013F" w:rsidRDefault="001C5456">
            <w:pPr>
              <w:pBdr>
                <w:top w:val="nil"/>
                <w:left w:val="nil"/>
                <w:bottom w:val="nil"/>
                <w:right w:val="nil"/>
                <w:between w:val="nil"/>
              </w:pBdr>
              <w:spacing w:after="120" w:line="240" w:lineRule="auto"/>
              <w:jc w:val="both"/>
              <w:rPr>
                <w:color w:val="000000"/>
              </w:rPr>
            </w:pPr>
            <w:r>
              <w:rPr>
                <w:color w:val="000000"/>
              </w:rPr>
              <w:lastRenderedPageBreak/>
              <w:t xml:space="preserve">La preparación </w:t>
            </w:r>
            <w:r w:rsidR="00E47B93">
              <w:rPr>
                <w:color w:val="000000"/>
              </w:rPr>
              <w:t xml:space="preserve">de </w:t>
            </w:r>
            <w:r>
              <w:rPr>
                <w:color w:val="000000"/>
              </w:rPr>
              <w:t xml:space="preserve">la ejecución de las pruebas comprende la variedad de las pruebas, los flujos de trabajo de la ejecución de los casos de pruebas o conjunto de pruebas, así como la personalización del comportamiento </w:t>
            </w:r>
            <w:r w:rsidR="00E47B93">
              <w:rPr>
                <w:color w:val="000000"/>
              </w:rPr>
              <w:t>en</w:t>
            </w:r>
            <w:r>
              <w:rPr>
                <w:color w:val="000000"/>
              </w:rPr>
              <w:t xml:space="preserve"> la ejecución de las pruebas en el entorno. Las siguientes son fases para tener en cuenta en la ejecución de las pruebas:</w:t>
            </w:r>
          </w:p>
          <w:p w14:paraId="000002E7" w14:textId="5AE8F901" w:rsidR="0095013F" w:rsidRDefault="001C5456">
            <w:pPr>
              <w:numPr>
                <w:ilvl w:val="1"/>
                <w:numId w:val="36"/>
              </w:numPr>
              <w:pBdr>
                <w:top w:val="nil"/>
                <w:left w:val="nil"/>
                <w:bottom w:val="nil"/>
                <w:right w:val="nil"/>
                <w:between w:val="nil"/>
              </w:pBdr>
              <w:spacing w:line="240" w:lineRule="auto"/>
              <w:ind w:left="462"/>
              <w:jc w:val="both"/>
              <w:rPr>
                <w:color w:val="000000"/>
              </w:rPr>
            </w:pPr>
            <w:r>
              <w:rPr>
                <w:color w:val="000000"/>
              </w:rPr>
              <w:t>Visión general de la ejecución de pruebas</w:t>
            </w:r>
            <w:r w:rsidR="00E47B93">
              <w:rPr>
                <w:color w:val="000000"/>
              </w:rPr>
              <w:t>. E</w:t>
            </w:r>
            <w:r>
              <w:rPr>
                <w:color w:val="000000"/>
              </w:rPr>
              <w:t xml:space="preserve">xiste una gran variedad </w:t>
            </w:r>
            <w:r w:rsidR="00E47B93">
              <w:rPr>
                <w:color w:val="000000"/>
              </w:rPr>
              <w:t xml:space="preserve">en </w:t>
            </w:r>
            <w:r>
              <w:rPr>
                <w:color w:val="000000"/>
              </w:rPr>
              <w:t>la ejecución de las pruebas, se deben elegir la que mejor se adapten al equipo de prueba.</w:t>
            </w:r>
          </w:p>
          <w:p w14:paraId="000002E8" w14:textId="0714E078" w:rsidR="0095013F" w:rsidRDefault="001C5456">
            <w:pPr>
              <w:numPr>
                <w:ilvl w:val="1"/>
                <w:numId w:val="36"/>
              </w:numPr>
              <w:pBdr>
                <w:top w:val="nil"/>
                <w:left w:val="nil"/>
                <w:bottom w:val="nil"/>
                <w:right w:val="nil"/>
                <w:between w:val="nil"/>
              </w:pBdr>
              <w:spacing w:line="240" w:lineRule="auto"/>
              <w:ind w:left="462"/>
              <w:jc w:val="both"/>
              <w:rPr>
                <w:color w:val="000000"/>
              </w:rPr>
            </w:pPr>
            <w:r>
              <w:rPr>
                <w:color w:val="000000"/>
              </w:rPr>
              <w:t>Flujo de trabajo de ejecución de caso de prueba</w:t>
            </w:r>
            <w:r w:rsidR="00E47B93">
              <w:rPr>
                <w:color w:val="000000"/>
              </w:rPr>
              <w:t>. L</w:t>
            </w:r>
            <w:r>
              <w:rPr>
                <w:color w:val="000000"/>
              </w:rPr>
              <w:t>as necesidades de ejecución de pruebas a veces pueden ser algo complejas, existen varias funcionalidades que se adaptan al flujo de trabajo para la ejecución de dichas pruebas.</w:t>
            </w:r>
          </w:p>
          <w:p w14:paraId="000002E9" w14:textId="75D47417" w:rsidR="0095013F" w:rsidRDefault="001C5456">
            <w:pPr>
              <w:numPr>
                <w:ilvl w:val="1"/>
                <w:numId w:val="36"/>
              </w:numPr>
              <w:pBdr>
                <w:top w:val="nil"/>
                <w:left w:val="nil"/>
                <w:bottom w:val="nil"/>
                <w:right w:val="nil"/>
                <w:between w:val="nil"/>
              </w:pBdr>
              <w:spacing w:line="240" w:lineRule="auto"/>
              <w:ind w:left="462"/>
              <w:jc w:val="both"/>
            </w:pPr>
            <w:r>
              <w:rPr>
                <w:color w:val="000000"/>
              </w:rPr>
              <w:t xml:space="preserve">Flujo de trabajo de ejecución de conjunto de pruebas </w:t>
            </w:r>
            <w:r w:rsidR="00E47B93">
              <w:rPr>
                <w:color w:val="000000"/>
              </w:rPr>
              <w:t>U</w:t>
            </w:r>
            <w:r>
              <w:rPr>
                <w:color w:val="000000"/>
              </w:rPr>
              <w:t xml:space="preserve">n conjunto de pruebas es una colección de pruebas que fueron agrupada. La gran mayoría de conjuntos de pruebas incluyen pruebas manuales y automatizadas, </w:t>
            </w:r>
            <w:r w:rsidR="00E47B93">
              <w:rPr>
                <w:color w:val="000000"/>
              </w:rPr>
              <w:t xml:space="preserve">es </w:t>
            </w:r>
            <w:r>
              <w:rPr>
                <w:color w:val="000000"/>
              </w:rPr>
              <w:t>de gran beneficio cuando se pueden planificar pruebas automatizadas sin ninguna supervisión. Cuando se procede a ejecutar un conjunto de pruebas, se puede especificar los casos de pruebas de forma secuencial o en paralelo.</w:t>
            </w:r>
          </w:p>
          <w:p w14:paraId="000002EA" w14:textId="77777777" w:rsidR="0095013F" w:rsidRDefault="001C5456">
            <w:pPr>
              <w:numPr>
                <w:ilvl w:val="1"/>
                <w:numId w:val="36"/>
              </w:numPr>
              <w:pBdr>
                <w:top w:val="nil"/>
                <w:left w:val="nil"/>
                <w:bottom w:val="nil"/>
                <w:right w:val="nil"/>
                <w:between w:val="nil"/>
              </w:pBdr>
              <w:spacing w:after="120" w:line="240" w:lineRule="auto"/>
              <w:ind w:left="462"/>
              <w:jc w:val="both"/>
            </w:pPr>
            <w:r>
              <w:rPr>
                <w:color w:val="000000"/>
              </w:rPr>
              <w:t>Preferencias de ejecución de pruebas, Puede personalizar el comportamiento de la ejecución de prueba en su entorno configurando las preferencias del usuario y del sistema relacionadas con dicha ejecución de prueba.</w:t>
            </w:r>
          </w:p>
        </w:tc>
      </w:tr>
    </w:tbl>
    <w:p w14:paraId="000002EC" w14:textId="77777777" w:rsidR="0095013F" w:rsidRDefault="0095013F">
      <w:pPr>
        <w:pBdr>
          <w:top w:val="nil"/>
          <w:left w:val="nil"/>
          <w:bottom w:val="nil"/>
          <w:right w:val="nil"/>
          <w:between w:val="nil"/>
        </w:pBdr>
        <w:spacing w:after="120" w:line="240" w:lineRule="auto"/>
        <w:rPr>
          <w:b/>
          <w:color w:val="000000"/>
        </w:rPr>
      </w:pPr>
    </w:p>
    <w:p w14:paraId="000002ED" w14:textId="77777777" w:rsidR="0095013F" w:rsidRDefault="001C5456">
      <w:pPr>
        <w:pBdr>
          <w:top w:val="nil"/>
          <w:left w:val="nil"/>
          <w:bottom w:val="nil"/>
          <w:right w:val="nil"/>
          <w:between w:val="nil"/>
        </w:pBdr>
        <w:spacing w:after="120" w:line="240" w:lineRule="auto"/>
        <w:rPr>
          <w:b/>
          <w:color w:val="000000"/>
        </w:rPr>
      </w:pPr>
      <w:r>
        <w:rPr>
          <w:b/>
          <w:color w:val="000000"/>
        </w:rPr>
        <w:t>6.1 Creación del entorno</w:t>
      </w:r>
    </w:p>
    <w:tbl>
      <w:tblPr>
        <w:tblStyle w:val="afff7"/>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5013F" w14:paraId="3070592D" w14:textId="77777777">
        <w:trPr>
          <w:trHeight w:val="444"/>
        </w:trPr>
        <w:tc>
          <w:tcPr>
            <w:tcW w:w="13422" w:type="dxa"/>
            <w:shd w:val="clear" w:color="auto" w:fill="8DB3E2"/>
          </w:tcPr>
          <w:p w14:paraId="000002EE" w14:textId="77777777" w:rsidR="0095013F" w:rsidRDefault="001C5456">
            <w:pPr>
              <w:pStyle w:val="Ttulo1"/>
              <w:jc w:val="center"/>
              <w:outlineLvl w:val="0"/>
              <w:rPr>
                <w:sz w:val="22"/>
                <w:szCs w:val="22"/>
              </w:rPr>
            </w:pPr>
            <w:r>
              <w:rPr>
                <w:sz w:val="22"/>
                <w:szCs w:val="22"/>
              </w:rPr>
              <w:t>Cuadro de texto</w:t>
            </w:r>
          </w:p>
        </w:tc>
      </w:tr>
      <w:tr w:rsidR="0095013F" w14:paraId="6119ECA9" w14:textId="77777777">
        <w:tc>
          <w:tcPr>
            <w:tcW w:w="13422" w:type="dxa"/>
          </w:tcPr>
          <w:p w14:paraId="000002EF" w14:textId="268C0211" w:rsidR="0095013F" w:rsidRDefault="001C5456">
            <w:pPr>
              <w:pBdr>
                <w:top w:val="nil"/>
                <w:left w:val="nil"/>
                <w:bottom w:val="nil"/>
                <w:right w:val="nil"/>
                <w:between w:val="nil"/>
              </w:pBdr>
              <w:spacing w:after="120"/>
              <w:jc w:val="both"/>
              <w:rPr>
                <w:color w:val="000000"/>
              </w:rPr>
            </w:pPr>
            <w:r>
              <w:rPr>
                <w:color w:val="000000"/>
              </w:rPr>
              <w:t>Un entorno de prueba es la respectiva configuración de tipos de entornos para determina prueba. Por ejemplo, un entorno de prueba que implementa</w:t>
            </w:r>
            <w:r w:rsidR="00E47B93">
              <w:rPr>
                <w:color w:val="000000"/>
              </w:rPr>
              <w:t>n</w:t>
            </w:r>
            <w:r>
              <w:rPr>
                <w:color w:val="000000"/>
              </w:rPr>
              <w:t xml:space="preserve"> </w:t>
            </w:r>
            <w:r w:rsidRPr="00612C6D">
              <w:rPr>
                <w:i/>
                <w:color w:val="000000"/>
              </w:rPr>
              <w:t>Chrome, Windows 10 y Apache Tomcat</w:t>
            </w:r>
            <w:r>
              <w:rPr>
                <w:color w:val="000000"/>
              </w:rPr>
              <w:t xml:space="preserve"> es una configuración de estos tipos de entorno: navegador, sistema operativo y servidor de aplicaciones.</w:t>
            </w:r>
          </w:p>
          <w:p w14:paraId="000002F0" w14:textId="5BBD1274" w:rsidR="0095013F" w:rsidRDefault="001C5456">
            <w:pPr>
              <w:pBdr>
                <w:top w:val="nil"/>
                <w:left w:val="nil"/>
                <w:bottom w:val="nil"/>
                <w:right w:val="nil"/>
                <w:between w:val="nil"/>
              </w:pBdr>
              <w:spacing w:after="120"/>
              <w:jc w:val="both"/>
              <w:rPr>
                <w:color w:val="000000"/>
              </w:rPr>
            </w:pPr>
            <w:r>
              <w:rPr>
                <w:color w:val="000000"/>
              </w:rPr>
              <w:t>Cada tipo de entorno puede tener uno o más valores. Una plataforma de plan de pruebas es el</w:t>
            </w:r>
            <w:r w:rsidR="00E47B93">
              <w:rPr>
                <w:color w:val="000000"/>
              </w:rPr>
              <w:t xml:space="preserve"> conjunto de </w:t>
            </w:r>
            <w:r>
              <w:rPr>
                <w:color w:val="000000"/>
              </w:rPr>
              <w:t>todos los tipos de entorno y sus respectivos valores para determinado plan de prueba. La plataforma est</w:t>
            </w:r>
            <w:r w:rsidR="00E47B93">
              <w:rPr>
                <w:color w:val="000000"/>
              </w:rPr>
              <w:t>á</w:t>
            </w:r>
            <w:r>
              <w:rPr>
                <w:color w:val="000000"/>
              </w:rPr>
              <w:t xml:space="preserve"> encargada del soporte del producto y </w:t>
            </w:r>
            <w:r w:rsidR="00E47B93">
              <w:rPr>
                <w:color w:val="000000"/>
              </w:rPr>
              <w:t xml:space="preserve">de la </w:t>
            </w:r>
            <w:r>
              <w:rPr>
                <w:color w:val="000000"/>
              </w:rPr>
              <w:t>prueba</w:t>
            </w:r>
            <w:r w:rsidR="00E47B93">
              <w:rPr>
                <w:color w:val="000000"/>
              </w:rPr>
              <w:t xml:space="preserve"> que</w:t>
            </w:r>
            <w:r>
              <w:rPr>
                <w:color w:val="000000"/>
              </w:rPr>
              <w:t xml:space="preserve"> está realizando el equipo.</w:t>
            </w:r>
          </w:p>
          <w:p w14:paraId="000002F1" w14:textId="00A0FDD9" w:rsidR="0095013F" w:rsidRDefault="001C5456">
            <w:pPr>
              <w:pBdr>
                <w:top w:val="nil"/>
                <w:left w:val="nil"/>
                <w:bottom w:val="nil"/>
                <w:right w:val="nil"/>
                <w:between w:val="nil"/>
              </w:pBdr>
              <w:spacing w:after="120"/>
              <w:jc w:val="both"/>
              <w:rPr>
                <w:color w:val="000000"/>
              </w:rPr>
            </w:pPr>
            <w:r>
              <w:rPr>
                <w:color w:val="000000"/>
              </w:rPr>
              <w:t xml:space="preserve">Los entornos de pruebas se construyen lo más similar </w:t>
            </w:r>
            <w:r w:rsidR="00E47B93">
              <w:rPr>
                <w:color w:val="000000"/>
              </w:rPr>
              <w:t xml:space="preserve">posible </w:t>
            </w:r>
            <w:r>
              <w:rPr>
                <w:color w:val="000000"/>
              </w:rPr>
              <w:t xml:space="preserve">al entorno de producción, de esta forma </w:t>
            </w:r>
            <w:r w:rsidR="00E47B93">
              <w:rPr>
                <w:color w:val="000000"/>
              </w:rPr>
              <w:t xml:space="preserve">al </w:t>
            </w:r>
            <w:r>
              <w:rPr>
                <w:color w:val="000000"/>
              </w:rPr>
              <w:t xml:space="preserve">sistema o </w:t>
            </w:r>
            <w:r w:rsidR="00E47B93">
              <w:rPr>
                <w:color w:val="000000"/>
              </w:rPr>
              <w:t xml:space="preserve">a </w:t>
            </w:r>
            <w:r>
              <w:rPr>
                <w:color w:val="000000"/>
              </w:rPr>
              <w:t xml:space="preserve">la base de datos se pueden realizar dichas pruebas, </w:t>
            </w:r>
            <w:r w:rsidR="00E47B93">
              <w:rPr>
                <w:color w:val="000000"/>
              </w:rPr>
              <w:t>teniendo</w:t>
            </w:r>
            <w:r>
              <w:rPr>
                <w:color w:val="000000"/>
              </w:rPr>
              <w:t xml:space="preserve"> en cuenta los cambios sustanciales y el comportamiento no esperado.</w:t>
            </w:r>
          </w:p>
          <w:p w14:paraId="000002F2" w14:textId="77777777" w:rsidR="0095013F" w:rsidRDefault="001C5456">
            <w:pPr>
              <w:pBdr>
                <w:top w:val="nil"/>
                <w:left w:val="nil"/>
                <w:bottom w:val="nil"/>
                <w:right w:val="nil"/>
                <w:between w:val="nil"/>
              </w:pBdr>
              <w:spacing w:after="120"/>
              <w:jc w:val="both"/>
              <w:rPr>
                <w:color w:val="000000"/>
              </w:rPr>
            </w:pPr>
            <w:r>
              <w:rPr>
                <w:color w:val="000000"/>
              </w:rPr>
              <w:lastRenderedPageBreak/>
              <w:t>Los tipos de entornos pueden variar según su comportamiento y objetivo en función al desarrollo del sistema.</w:t>
            </w:r>
          </w:p>
          <w:p w14:paraId="000002F3" w14:textId="77777777" w:rsidR="0095013F" w:rsidRDefault="001C5456">
            <w:pPr>
              <w:pBdr>
                <w:top w:val="nil"/>
                <w:left w:val="nil"/>
                <w:bottom w:val="nil"/>
                <w:right w:val="nil"/>
                <w:between w:val="nil"/>
              </w:pBdr>
              <w:spacing w:after="120"/>
              <w:jc w:val="both"/>
              <w:rPr>
                <w:color w:val="000000"/>
              </w:rPr>
            </w:pPr>
            <w:r>
              <w:rPr>
                <w:color w:val="000000"/>
              </w:rPr>
              <w:t>Existen tres tipos de desarrollo:</w:t>
            </w:r>
          </w:p>
          <w:p w14:paraId="000002F4" w14:textId="77777777" w:rsidR="0095013F" w:rsidRDefault="001C5456">
            <w:pPr>
              <w:numPr>
                <w:ilvl w:val="0"/>
                <w:numId w:val="26"/>
              </w:numPr>
              <w:pBdr>
                <w:top w:val="nil"/>
                <w:left w:val="nil"/>
                <w:bottom w:val="nil"/>
                <w:right w:val="nil"/>
                <w:between w:val="nil"/>
              </w:pBdr>
              <w:spacing w:line="276" w:lineRule="auto"/>
              <w:ind w:left="447"/>
              <w:jc w:val="both"/>
              <w:rPr>
                <w:color w:val="BFBFBF"/>
              </w:rPr>
            </w:pPr>
            <w:r>
              <w:rPr>
                <w:color w:val="000000"/>
              </w:rPr>
              <w:t xml:space="preserve">Desarrollo </w:t>
            </w:r>
            <w:r w:rsidRPr="00612C6D">
              <w:rPr>
                <w:i/>
                <w:color w:val="000000"/>
              </w:rPr>
              <w:t>web</w:t>
            </w:r>
          </w:p>
          <w:p w14:paraId="000002F5" w14:textId="77777777" w:rsidR="0095013F" w:rsidRDefault="001C5456">
            <w:pPr>
              <w:numPr>
                <w:ilvl w:val="0"/>
                <w:numId w:val="26"/>
              </w:numPr>
              <w:pBdr>
                <w:top w:val="nil"/>
                <w:left w:val="nil"/>
                <w:bottom w:val="nil"/>
                <w:right w:val="nil"/>
                <w:between w:val="nil"/>
              </w:pBdr>
              <w:spacing w:line="276" w:lineRule="auto"/>
              <w:ind w:left="447"/>
              <w:jc w:val="both"/>
              <w:rPr>
                <w:color w:val="BFBFBF"/>
              </w:rPr>
            </w:pPr>
            <w:r>
              <w:rPr>
                <w:color w:val="000000"/>
              </w:rPr>
              <w:t xml:space="preserve">Servicios </w:t>
            </w:r>
            <w:r w:rsidRPr="00612C6D">
              <w:rPr>
                <w:i/>
                <w:color w:val="000000"/>
              </w:rPr>
              <w:t>web</w:t>
            </w:r>
          </w:p>
          <w:p w14:paraId="000002F6" w14:textId="77777777" w:rsidR="0095013F" w:rsidRDefault="001C5456">
            <w:pPr>
              <w:numPr>
                <w:ilvl w:val="0"/>
                <w:numId w:val="26"/>
              </w:numPr>
              <w:pBdr>
                <w:top w:val="nil"/>
                <w:left w:val="nil"/>
                <w:bottom w:val="nil"/>
                <w:right w:val="nil"/>
                <w:between w:val="nil"/>
              </w:pBdr>
              <w:spacing w:after="120" w:line="276" w:lineRule="auto"/>
              <w:ind w:left="447"/>
              <w:jc w:val="both"/>
              <w:rPr>
                <w:color w:val="BFBFBF"/>
              </w:rPr>
            </w:pPr>
            <w:r>
              <w:rPr>
                <w:color w:val="000000"/>
              </w:rPr>
              <w:t xml:space="preserve">Publicación de </w:t>
            </w:r>
            <w:r w:rsidRPr="00612C6D">
              <w:rPr>
                <w:i/>
                <w:color w:val="000000"/>
              </w:rPr>
              <w:t>Wikis</w:t>
            </w:r>
            <w:r>
              <w:rPr>
                <w:color w:val="000000"/>
              </w:rPr>
              <w:tab/>
            </w:r>
          </w:p>
        </w:tc>
      </w:tr>
    </w:tbl>
    <w:p w14:paraId="000002F7" w14:textId="77777777" w:rsidR="0095013F" w:rsidRDefault="0095013F">
      <w:pPr>
        <w:pBdr>
          <w:top w:val="nil"/>
          <w:left w:val="nil"/>
          <w:bottom w:val="nil"/>
          <w:right w:val="nil"/>
          <w:between w:val="nil"/>
        </w:pBdr>
        <w:spacing w:after="120" w:line="240" w:lineRule="auto"/>
        <w:rPr>
          <w:b/>
          <w:color w:val="000000"/>
        </w:rPr>
      </w:pPr>
    </w:p>
    <w:p w14:paraId="000002F8" w14:textId="77777777" w:rsidR="0095013F" w:rsidRDefault="0095013F">
      <w:pPr>
        <w:pBdr>
          <w:top w:val="nil"/>
          <w:left w:val="nil"/>
          <w:bottom w:val="nil"/>
          <w:right w:val="nil"/>
          <w:between w:val="nil"/>
        </w:pBdr>
        <w:spacing w:after="120" w:line="240" w:lineRule="auto"/>
        <w:rPr>
          <w:b/>
          <w:color w:val="000000"/>
        </w:rPr>
      </w:pPr>
    </w:p>
    <w:p w14:paraId="000002F9" w14:textId="77777777" w:rsidR="0095013F" w:rsidRDefault="0095013F">
      <w:pPr>
        <w:pBdr>
          <w:top w:val="nil"/>
          <w:left w:val="nil"/>
          <w:bottom w:val="nil"/>
          <w:right w:val="nil"/>
          <w:between w:val="nil"/>
        </w:pBdr>
        <w:spacing w:after="120" w:line="240" w:lineRule="auto"/>
        <w:rPr>
          <w:b/>
          <w:color w:val="000000"/>
        </w:rPr>
      </w:pPr>
    </w:p>
    <w:p w14:paraId="000002FA" w14:textId="77777777" w:rsidR="0095013F" w:rsidRDefault="0095013F">
      <w:pPr>
        <w:pBdr>
          <w:top w:val="nil"/>
          <w:left w:val="nil"/>
          <w:bottom w:val="nil"/>
          <w:right w:val="nil"/>
          <w:between w:val="nil"/>
        </w:pBdr>
        <w:spacing w:after="120" w:line="240" w:lineRule="auto"/>
        <w:rPr>
          <w:b/>
          <w:color w:val="000000"/>
        </w:rPr>
      </w:pPr>
    </w:p>
    <w:tbl>
      <w:tblPr>
        <w:tblStyle w:val="afff8"/>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95013F" w14:paraId="3A98FD04" w14:textId="77777777">
        <w:trPr>
          <w:trHeight w:val="580"/>
        </w:trPr>
        <w:tc>
          <w:tcPr>
            <w:tcW w:w="1534" w:type="dxa"/>
            <w:shd w:val="clear" w:color="auto" w:fill="C9DAF8"/>
            <w:tcMar>
              <w:top w:w="100" w:type="dxa"/>
              <w:left w:w="100" w:type="dxa"/>
              <w:bottom w:w="100" w:type="dxa"/>
              <w:right w:w="100" w:type="dxa"/>
            </w:tcMar>
          </w:tcPr>
          <w:p w14:paraId="000002FB" w14:textId="77777777" w:rsidR="0095013F" w:rsidRDefault="001C5456">
            <w:pPr>
              <w:widowControl w:val="0"/>
              <w:spacing w:line="240" w:lineRule="auto"/>
              <w:jc w:val="center"/>
              <w:rPr>
                <w:b/>
              </w:rPr>
            </w:pPr>
            <w:r>
              <w:rPr>
                <w:b/>
              </w:rPr>
              <w:t>Tipo de recurso</w:t>
            </w:r>
          </w:p>
        </w:tc>
        <w:tc>
          <w:tcPr>
            <w:tcW w:w="11878" w:type="dxa"/>
            <w:shd w:val="clear" w:color="auto" w:fill="C9DAF8"/>
            <w:tcMar>
              <w:top w:w="100" w:type="dxa"/>
              <w:left w:w="100" w:type="dxa"/>
              <w:bottom w:w="100" w:type="dxa"/>
              <w:right w:w="100" w:type="dxa"/>
            </w:tcMar>
          </w:tcPr>
          <w:p w14:paraId="000002FC" w14:textId="77777777" w:rsidR="0095013F" w:rsidRDefault="001C5456">
            <w:pPr>
              <w:pStyle w:val="Ttulo"/>
              <w:widowControl w:val="0"/>
              <w:spacing w:line="240" w:lineRule="auto"/>
              <w:jc w:val="center"/>
              <w:rPr>
                <w:sz w:val="22"/>
                <w:szCs w:val="22"/>
              </w:rPr>
            </w:pPr>
            <w:bookmarkStart w:id="15" w:name="_heading=h.2xcytpi" w:colFirst="0" w:colLast="0"/>
            <w:bookmarkEnd w:id="15"/>
            <w:r>
              <w:rPr>
                <w:sz w:val="22"/>
                <w:szCs w:val="22"/>
              </w:rPr>
              <w:t>Acordeón tipo 2</w:t>
            </w:r>
          </w:p>
        </w:tc>
      </w:tr>
      <w:tr w:rsidR="0095013F" w14:paraId="1A2F5254" w14:textId="77777777">
        <w:trPr>
          <w:trHeight w:val="420"/>
        </w:trPr>
        <w:tc>
          <w:tcPr>
            <w:tcW w:w="1534" w:type="dxa"/>
            <w:shd w:val="clear" w:color="auto" w:fill="auto"/>
            <w:tcMar>
              <w:top w:w="100" w:type="dxa"/>
              <w:left w:w="100" w:type="dxa"/>
              <w:bottom w:w="100" w:type="dxa"/>
              <w:right w:w="100" w:type="dxa"/>
            </w:tcMar>
          </w:tcPr>
          <w:p w14:paraId="000002FD" w14:textId="77777777" w:rsidR="0095013F" w:rsidRDefault="001C5456">
            <w:pPr>
              <w:widowControl w:val="0"/>
              <w:spacing w:line="240" w:lineRule="auto"/>
              <w:rPr>
                <w:b/>
              </w:rPr>
            </w:pPr>
            <w:r>
              <w:rPr>
                <w:b/>
              </w:rPr>
              <w:t>Introducción</w:t>
            </w:r>
          </w:p>
        </w:tc>
        <w:tc>
          <w:tcPr>
            <w:tcW w:w="11878" w:type="dxa"/>
            <w:shd w:val="clear" w:color="auto" w:fill="auto"/>
            <w:tcMar>
              <w:top w:w="100" w:type="dxa"/>
              <w:left w:w="100" w:type="dxa"/>
              <w:bottom w:w="100" w:type="dxa"/>
              <w:right w:w="100" w:type="dxa"/>
            </w:tcMar>
          </w:tcPr>
          <w:p w14:paraId="000002FE" w14:textId="3B371745" w:rsidR="0095013F" w:rsidRDefault="001C5456">
            <w:pPr>
              <w:widowControl w:val="0"/>
              <w:spacing w:line="240" w:lineRule="auto"/>
            </w:pPr>
            <w:r>
              <w:t xml:space="preserve">Se presenta información sobre la creación de entorno en </w:t>
            </w:r>
            <w:r w:rsidR="00E47B93">
              <w:t xml:space="preserve">cuanto, </w:t>
            </w:r>
            <w:r>
              <w:t xml:space="preserve">a los tipos de entorno de pruebas, elementos claves, </w:t>
            </w:r>
            <w:r w:rsidRPr="00612C6D">
              <w:rPr>
                <w:i/>
              </w:rPr>
              <w:t xml:space="preserve">script </w:t>
            </w:r>
            <w:r>
              <w:t xml:space="preserve">de pruebas, ejemplo de </w:t>
            </w:r>
            <w:r w:rsidRPr="00612C6D">
              <w:rPr>
                <w:i/>
              </w:rPr>
              <w:t>script</w:t>
            </w:r>
            <w:r>
              <w:t xml:space="preserve"> de pruebas. </w:t>
            </w:r>
          </w:p>
        </w:tc>
      </w:tr>
      <w:tr w:rsidR="0095013F" w14:paraId="24762C1F" w14:textId="77777777">
        <w:trPr>
          <w:trHeight w:val="420"/>
        </w:trPr>
        <w:tc>
          <w:tcPr>
            <w:tcW w:w="13412" w:type="dxa"/>
            <w:gridSpan w:val="2"/>
            <w:shd w:val="clear" w:color="auto" w:fill="auto"/>
            <w:tcMar>
              <w:top w:w="100" w:type="dxa"/>
              <w:left w:w="100" w:type="dxa"/>
              <w:bottom w:w="100" w:type="dxa"/>
              <w:right w:w="100" w:type="dxa"/>
            </w:tcMar>
          </w:tcPr>
          <w:p w14:paraId="000002FF" w14:textId="77777777" w:rsidR="0095013F" w:rsidRDefault="001C5456">
            <w:pPr>
              <w:widowControl w:val="0"/>
              <w:spacing w:line="240" w:lineRule="auto"/>
              <w:jc w:val="center"/>
            </w:pPr>
            <w:r>
              <w:rPr>
                <w:noProof/>
              </w:rPr>
              <w:drawing>
                <wp:inline distT="0" distB="0" distL="0" distR="0" wp14:anchorId="7A850C2A" wp14:editId="5D30AC67">
                  <wp:extent cx="2351877" cy="1634555"/>
                  <wp:effectExtent l="0" t="0" r="0" b="0"/>
                  <wp:docPr id="243" name="image3.jpg" descr="Concepto de diseño plano, un programador está asegurando el sistema"/>
                  <wp:cNvGraphicFramePr/>
                  <a:graphic xmlns:a="http://schemas.openxmlformats.org/drawingml/2006/main">
                    <a:graphicData uri="http://schemas.openxmlformats.org/drawingml/2006/picture">
                      <pic:pic xmlns:pic="http://schemas.openxmlformats.org/drawingml/2006/picture">
                        <pic:nvPicPr>
                          <pic:cNvPr id="0" name="image3.jpg" descr="Concepto de diseño plano, un programador está asegurando el sistema"/>
                          <pic:cNvPicPr preferRelativeResize="0"/>
                        </pic:nvPicPr>
                        <pic:blipFill>
                          <a:blip r:embed="rId92"/>
                          <a:srcRect/>
                          <a:stretch>
                            <a:fillRect/>
                          </a:stretch>
                        </pic:blipFill>
                        <pic:spPr>
                          <a:xfrm>
                            <a:off x="0" y="0"/>
                            <a:ext cx="2351877" cy="1634555"/>
                          </a:xfrm>
                          <a:prstGeom prst="rect">
                            <a:avLst/>
                          </a:prstGeom>
                          <a:ln/>
                        </pic:spPr>
                      </pic:pic>
                    </a:graphicData>
                  </a:graphic>
                </wp:inline>
              </w:drawing>
            </w:r>
          </w:p>
          <w:p w14:paraId="00000300" w14:textId="77777777" w:rsidR="0095013F" w:rsidRDefault="001C5456">
            <w:pPr>
              <w:pBdr>
                <w:top w:val="nil"/>
                <w:left w:val="nil"/>
                <w:bottom w:val="nil"/>
                <w:right w:val="nil"/>
                <w:between w:val="nil"/>
              </w:pBdr>
              <w:spacing w:after="120" w:line="240" w:lineRule="auto"/>
              <w:rPr>
                <w:color w:val="000000"/>
              </w:rPr>
            </w:pPr>
            <w:r>
              <w:t xml:space="preserve">Imagen de referente: </w:t>
            </w:r>
            <w:hyperlink r:id="rId93">
              <w:r>
                <w:rPr>
                  <w:color w:val="0000FF"/>
                  <w:u w:val="single"/>
                </w:rPr>
                <w:t>https://image.shutterstock.com/image-vector/flat-design-concept-programmer-securing-600w-1851058906.jpg</w:t>
              </w:r>
            </w:hyperlink>
            <w:r>
              <w:t xml:space="preserve"> </w:t>
            </w:r>
          </w:p>
          <w:p w14:paraId="00000301" w14:textId="77777777" w:rsidR="0095013F" w:rsidRDefault="001C5456">
            <w:pPr>
              <w:jc w:val="both"/>
              <w:rPr>
                <w:b/>
              </w:rPr>
            </w:pPr>
            <w:r>
              <w:rPr>
                <w:b/>
              </w:rPr>
              <w:lastRenderedPageBreak/>
              <w:t>Imagen</w:t>
            </w:r>
            <w:r>
              <w:t xml:space="preserve"> 228130_i46</w:t>
            </w:r>
          </w:p>
        </w:tc>
      </w:tr>
      <w:tr w:rsidR="0095013F" w14:paraId="64875F4D" w14:textId="77777777">
        <w:trPr>
          <w:trHeight w:val="420"/>
        </w:trPr>
        <w:tc>
          <w:tcPr>
            <w:tcW w:w="13412" w:type="dxa"/>
            <w:gridSpan w:val="2"/>
            <w:shd w:val="clear" w:color="auto" w:fill="auto"/>
            <w:tcMar>
              <w:top w:w="100" w:type="dxa"/>
              <w:left w:w="100" w:type="dxa"/>
              <w:bottom w:w="100" w:type="dxa"/>
              <w:right w:w="100" w:type="dxa"/>
            </w:tcMar>
          </w:tcPr>
          <w:p w14:paraId="00000303" w14:textId="77777777" w:rsidR="0095013F" w:rsidRDefault="001C5456">
            <w:pPr>
              <w:pBdr>
                <w:top w:val="nil"/>
                <w:left w:val="nil"/>
                <w:bottom w:val="nil"/>
                <w:right w:val="nil"/>
                <w:between w:val="nil"/>
              </w:pBdr>
              <w:spacing w:after="120" w:line="240" w:lineRule="auto"/>
              <w:jc w:val="both"/>
              <w:rPr>
                <w:b/>
                <w:color w:val="000000"/>
              </w:rPr>
            </w:pPr>
            <w:r>
              <w:rPr>
                <w:b/>
                <w:color w:val="000000"/>
              </w:rPr>
              <w:lastRenderedPageBreak/>
              <w:t>Tipos de entornos de pruebas</w:t>
            </w:r>
          </w:p>
          <w:p w14:paraId="00000304" w14:textId="2C63363E" w:rsidR="0095013F" w:rsidRDefault="001C5456">
            <w:pPr>
              <w:pBdr>
                <w:top w:val="nil"/>
                <w:left w:val="nil"/>
                <w:bottom w:val="nil"/>
                <w:right w:val="nil"/>
                <w:between w:val="nil"/>
              </w:pBdr>
              <w:spacing w:after="120" w:line="240" w:lineRule="auto"/>
              <w:jc w:val="both"/>
              <w:rPr>
                <w:color w:val="000000"/>
              </w:rPr>
            </w:pPr>
            <w:r>
              <w:rPr>
                <w:color w:val="000000"/>
              </w:rPr>
              <w:t>Los entornos de pruebas pueden ser construidos por la empresa que está desarrollando el sistema o por organizaciones que brindan ese tipo de servicio</w:t>
            </w:r>
            <w:r w:rsidR="00426927">
              <w:rPr>
                <w:color w:val="000000"/>
              </w:rPr>
              <w:t>,</w:t>
            </w:r>
            <w:r>
              <w:rPr>
                <w:color w:val="000000"/>
              </w:rPr>
              <w:t xml:space="preserve"> (</w:t>
            </w:r>
            <w:r>
              <w:rPr>
                <w:color w:val="000000"/>
                <w:highlight w:val="white"/>
              </w:rPr>
              <w:t>Loor et al</w:t>
            </w:r>
            <w:r w:rsidR="00E47B93">
              <w:rPr>
                <w:color w:val="000000"/>
                <w:highlight w:val="white"/>
              </w:rPr>
              <w:t>.</w:t>
            </w:r>
            <w:r>
              <w:rPr>
                <w:color w:val="000000"/>
                <w:highlight w:val="white"/>
              </w:rPr>
              <w:t xml:space="preserve"> 2020).</w:t>
            </w:r>
          </w:p>
          <w:p w14:paraId="00000305" w14:textId="77777777" w:rsidR="0095013F" w:rsidRDefault="001C5456">
            <w:pPr>
              <w:pBdr>
                <w:top w:val="nil"/>
                <w:left w:val="nil"/>
                <w:bottom w:val="nil"/>
                <w:right w:val="nil"/>
                <w:between w:val="nil"/>
              </w:pBdr>
              <w:spacing w:after="120" w:line="240" w:lineRule="auto"/>
              <w:jc w:val="both"/>
              <w:rPr>
                <w:color w:val="000000"/>
              </w:rPr>
            </w:pPr>
            <w:r>
              <w:rPr>
                <w:color w:val="000000"/>
              </w:rPr>
              <w:t>Los tipos de entorno son:</w:t>
            </w:r>
          </w:p>
          <w:p w14:paraId="00000306" w14:textId="71A2B8B3" w:rsidR="0095013F" w:rsidRDefault="001C5456">
            <w:pPr>
              <w:pBdr>
                <w:top w:val="nil"/>
                <w:left w:val="nil"/>
                <w:bottom w:val="nil"/>
                <w:right w:val="nil"/>
                <w:between w:val="nil"/>
              </w:pBdr>
              <w:spacing w:after="120" w:line="240" w:lineRule="auto"/>
              <w:jc w:val="both"/>
              <w:rPr>
                <w:color w:val="000000"/>
              </w:rPr>
            </w:pPr>
            <w:r w:rsidRPr="00612C6D">
              <w:rPr>
                <w:color w:val="000000"/>
              </w:rPr>
              <w:t>Estándar:</w:t>
            </w:r>
            <w:r>
              <w:rPr>
                <w:i/>
                <w:color w:val="000000"/>
              </w:rPr>
              <w:t xml:space="preserve"> </w:t>
            </w:r>
            <w:r>
              <w:rPr>
                <w:color w:val="000000"/>
              </w:rPr>
              <w:t xml:space="preserve">pueden ser creados por los administradores o </w:t>
            </w:r>
            <w:r w:rsidR="00E47B93">
              <w:rPr>
                <w:color w:val="000000"/>
              </w:rPr>
              <w:t xml:space="preserve">por </w:t>
            </w:r>
            <w:r>
              <w:rPr>
                <w:color w:val="000000"/>
              </w:rPr>
              <w:t>personas que tengan permisos por parte de los administradores para crearlos. De esta forma es controlado qu</w:t>
            </w:r>
            <w:r w:rsidR="00E47B93">
              <w:rPr>
                <w:color w:val="000000"/>
              </w:rPr>
              <w:t>é</w:t>
            </w:r>
            <w:r>
              <w:rPr>
                <w:color w:val="000000"/>
              </w:rPr>
              <w:t xml:space="preserve"> persona sube o realiza cambios en el sistema. </w:t>
            </w:r>
          </w:p>
          <w:p w14:paraId="00000307" w14:textId="77777777" w:rsidR="0095013F" w:rsidRDefault="001C5456">
            <w:pPr>
              <w:pBdr>
                <w:top w:val="nil"/>
                <w:left w:val="nil"/>
                <w:bottom w:val="nil"/>
                <w:right w:val="nil"/>
                <w:between w:val="nil"/>
              </w:pBdr>
              <w:spacing w:after="120" w:line="240" w:lineRule="auto"/>
              <w:jc w:val="both"/>
            </w:pPr>
            <w:r w:rsidRPr="00612C6D">
              <w:rPr>
                <w:color w:val="000000"/>
              </w:rPr>
              <w:t>Basados en suscripción</w:t>
            </w:r>
            <w:r>
              <w:rPr>
                <w:i/>
                <w:color w:val="000000"/>
              </w:rPr>
              <w:t xml:space="preserve">: </w:t>
            </w:r>
            <w:r>
              <w:rPr>
                <w:color w:val="000000"/>
              </w:rPr>
              <w:t xml:space="preserve">este tipo de entorno se enfoca en desarrollo de sistemas grandes, con varios módulos y usuarios. </w:t>
            </w:r>
          </w:p>
        </w:tc>
      </w:tr>
      <w:tr w:rsidR="0095013F" w14:paraId="385FF619" w14:textId="77777777">
        <w:trPr>
          <w:trHeight w:val="420"/>
        </w:trPr>
        <w:tc>
          <w:tcPr>
            <w:tcW w:w="13412" w:type="dxa"/>
            <w:gridSpan w:val="2"/>
            <w:shd w:val="clear" w:color="auto" w:fill="auto"/>
            <w:tcMar>
              <w:top w:w="100" w:type="dxa"/>
              <w:left w:w="100" w:type="dxa"/>
              <w:bottom w:w="100" w:type="dxa"/>
              <w:right w:w="100" w:type="dxa"/>
            </w:tcMar>
          </w:tcPr>
          <w:p w14:paraId="00000309" w14:textId="77777777" w:rsidR="0095013F" w:rsidRDefault="001C5456">
            <w:pPr>
              <w:pBdr>
                <w:top w:val="nil"/>
                <w:left w:val="nil"/>
                <w:bottom w:val="nil"/>
                <w:right w:val="nil"/>
                <w:between w:val="nil"/>
              </w:pBdr>
              <w:spacing w:after="120" w:line="240" w:lineRule="auto"/>
              <w:jc w:val="both"/>
              <w:rPr>
                <w:b/>
                <w:color w:val="000000"/>
              </w:rPr>
            </w:pPr>
            <w:r>
              <w:rPr>
                <w:b/>
                <w:color w:val="000000"/>
              </w:rPr>
              <w:t>Elementos claves para los entornos de pruebas</w:t>
            </w:r>
          </w:p>
          <w:p w14:paraId="0000030A" w14:textId="3E0C3855" w:rsidR="0095013F" w:rsidRDefault="00E47B93">
            <w:pPr>
              <w:pBdr>
                <w:top w:val="nil"/>
                <w:left w:val="nil"/>
                <w:bottom w:val="nil"/>
                <w:right w:val="nil"/>
                <w:between w:val="nil"/>
              </w:pBdr>
              <w:spacing w:after="120" w:line="240" w:lineRule="auto"/>
              <w:jc w:val="both"/>
              <w:rPr>
                <w:color w:val="000000"/>
              </w:rPr>
            </w:pPr>
            <w:r>
              <w:rPr>
                <w:color w:val="000000"/>
              </w:rPr>
              <w:t>C</w:t>
            </w:r>
            <w:r w:rsidR="001C5456">
              <w:rPr>
                <w:color w:val="000000"/>
              </w:rPr>
              <w:t xml:space="preserve">onstruir un entorno de pruebas </w:t>
            </w:r>
            <w:r>
              <w:rPr>
                <w:color w:val="000000"/>
              </w:rPr>
              <w:t xml:space="preserve">tiene como </w:t>
            </w:r>
            <w:r w:rsidR="001C5456">
              <w:rPr>
                <w:color w:val="000000"/>
              </w:rPr>
              <w:t xml:space="preserve">objetivo principal simular </w:t>
            </w:r>
            <w:r>
              <w:rPr>
                <w:color w:val="000000"/>
              </w:rPr>
              <w:t xml:space="preserve">el </w:t>
            </w:r>
            <w:r w:rsidR="001C5456">
              <w:rPr>
                <w:color w:val="000000"/>
              </w:rPr>
              <w:t>entorno de producción</w:t>
            </w:r>
            <w:r>
              <w:rPr>
                <w:color w:val="000000"/>
              </w:rPr>
              <w:t>;</w:t>
            </w:r>
            <w:r w:rsidR="001C5456">
              <w:rPr>
                <w:color w:val="000000"/>
              </w:rPr>
              <w:t xml:space="preserve"> se debe</w:t>
            </w:r>
            <w:r>
              <w:rPr>
                <w:color w:val="000000"/>
              </w:rPr>
              <w:t>n</w:t>
            </w:r>
            <w:r w:rsidR="001C5456">
              <w:rPr>
                <w:color w:val="000000"/>
              </w:rPr>
              <w:t xml:space="preserve"> tener en cuenta algunos elementos básicos:</w:t>
            </w:r>
          </w:p>
          <w:p w14:paraId="0000030B" w14:textId="6DA33404" w:rsidR="0095013F" w:rsidRDefault="001C5456">
            <w:pPr>
              <w:numPr>
                <w:ilvl w:val="0"/>
                <w:numId w:val="27"/>
              </w:numPr>
              <w:pBdr>
                <w:top w:val="nil"/>
                <w:left w:val="nil"/>
                <w:bottom w:val="nil"/>
                <w:right w:val="nil"/>
                <w:between w:val="nil"/>
              </w:pBdr>
              <w:spacing w:line="240" w:lineRule="auto"/>
              <w:ind w:left="179" w:hanging="218"/>
              <w:jc w:val="both"/>
              <w:rPr>
                <w:color w:val="000000"/>
              </w:rPr>
            </w:pPr>
            <w:r>
              <w:rPr>
                <w:color w:val="000000"/>
              </w:rPr>
              <w:t>Navegador</w:t>
            </w:r>
            <w:r w:rsidR="00426927">
              <w:rPr>
                <w:color w:val="000000"/>
              </w:rPr>
              <w:t>.</w:t>
            </w:r>
          </w:p>
          <w:p w14:paraId="0000030C" w14:textId="5459F60E" w:rsidR="0095013F" w:rsidRDefault="001C5456">
            <w:pPr>
              <w:numPr>
                <w:ilvl w:val="0"/>
                <w:numId w:val="27"/>
              </w:numPr>
              <w:pBdr>
                <w:top w:val="nil"/>
                <w:left w:val="nil"/>
                <w:bottom w:val="nil"/>
                <w:right w:val="nil"/>
                <w:between w:val="nil"/>
              </w:pBdr>
              <w:spacing w:line="240" w:lineRule="auto"/>
              <w:ind w:left="179" w:hanging="218"/>
              <w:jc w:val="both"/>
              <w:rPr>
                <w:color w:val="000000"/>
              </w:rPr>
            </w:pPr>
            <w:r>
              <w:rPr>
                <w:color w:val="000000"/>
              </w:rPr>
              <w:t>Sistema operativo por parte del cliente</w:t>
            </w:r>
            <w:r w:rsidR="00426927">
              <w:rPr>
                <w:color w:val="000000"/>
              </w:rPr>
              <w:t>.</w:t>
            </w:r>
          </w:p>
          <w:p w14:paraId="0000030D" w14:textId="6702AD80" w:rsidR="0095013F" w:rsidRDefault="001C5456">
            <w:pPr>
              <w:numPr>
                <w:ilvl w:val="0"/>
                <w:numId w:val="27"/>
              </w:numPr>
              <w:pBdr>
                <w:top w:val="nil"/>
                <w:left w:val="nil"/>
                <w:bottom w:val="nil"/>
                <w:right w:val="nil"/>
                <w:between w:val="nil"/>
              </w:pBdr>
              <w:spacing w:line="240" w:lineRule="auto"/>
              <w:ind w:left="179" w:hanging="218"/>
              <w:jc w:val="both"/>
              <w:rPr>
                <w:color w:val="000000"/>
              </w:rPr>
            </w:pPr>
            <w:r>
              <w:rPr>
                <w:color w:val="000000"/>
              </w:rPr>
              <w:t>Configuración de red</w:t>
            </w:r>
            <w:r w:rsidR="00426927">
              <w:rPr>
                <w:color w:val="000000"/>
              </w:rPr>
              <w:t>.</w:t>
            </w:r>
          </w:p>
          <w:p w14:paraId="0000030E" w14:textId="4C6A189D" w:rsidR="0095013F" w:rsidRDefault="001C5456">
            <w:pPr>
              <w:numPr>
                <w:ilvl w:val="0"/>
                <w:numId w:val="27"/>
              </w:numPr>
              <w:pBdr>
                <w:top w:val="nil"/>
                <w:left w:val="nil"/>
                <w:bottom w:val="nil"/>
                <w:right w:val="nil"/>
                <w:between w:val="nil"/>
              </w:pBdr>
              <w:spacing w:line="240" w:lineRule="auto"/>
              <w:ind w:left="179" w:hanging="218"/>
              <w:jc w:val="both"/>
              <w:rPr>
                <w:color w:val="000000"/>
              </w:rPr>
            </w:pPr>
            <w:r>
              <w:rPr>
                <w:color w:val="000000"/>
              </w:rPr>
              <w:t>Configuración del servidor de bases de daros</w:t>
            </w:r>
            <w:r w:rsidR="00426927">
              <w:rPr>
                <w:color w:val="000000"/>
              </w:rPr>
              <w:t>.</w:t>
            </w:r>
          </w:p>
          <w:p w14:paraId="0000030F" w14:textId="5EBBE6C2" w:rsidR="0095013F" w:rsidRDefault="001C5456">
            <w:pPr>
              <w:numPr>
                <w:ilvl w:val="0"/>
                <w:numId w:val="27"/>
              </w:numPr>
              <w:pBdr>
                <w:top w:val="nil"/>
                <w:left w:val="nil"/>
                <w:bottom w:val="nil"/>
                <w:right w:val="nil"/>
                <w:between w:val="nil"/>
              </w:pBdr>
              <w:spacing w:line="240" w:lineRule="auto"/>
              <w:ind w:left="179" w:hanging="218"/>
              <w:jc w:val="both"/>
              <w:rPr>
                <w:color w:val="000000"/>
              </w:rPr>
            </w:pPr>
            <w:r>
              <w:rPr>
                <w:color w:val="000000"/>
              </w:rPr>
              <w:t>Configuración del servidor del sistema</w:t>
            </w:r>
            <w:r w:rsidR="00426927">
              <w:rPr>
                <w:color w:val="000000"/>
              </w:rPr>
              <w:t>.</w:t>
            </w:r>
          </w:p>
          <w:p w14:paraId="00000310" w14:textId="08086233" w:rsidR="0095013F" w:rsidRDefault="001C5456">
            <w:pPr>
              <w:numPr>
                <w:ilvl w:val="0"/>
                <w:numId w:val="27"/>
              </w:numPr>
              <w:pBdr>
                <w:top w:val="nil"/>
                <w:left w:val="nil"/>
                <w:bottom w:val="nil"/>
                <w:right w:val="nil"/>
                <w:between w:val="nil"/>
              </w:pBdr>
              <w:spacing w:after="120" w:line="240" w:lineRule="auto"/>
              <w:ind w:left="179" w:hanging="218"/>
              <w:jc w:val="both"/>
              <w:rPr>
                <w:color w:val="000000"/>
              </w:rPr>
            </w:pPr>
            <w:r>
              <w:rPr>
                <w:color w:val="000000"/>
              </w:rPr>
              <w:t>Datos para realizar las pruebas</w:t>
            </w:r>
            <w:r w:rsidR="00426927">
              <w:rPr>
                <w:color w:val="000000"/>
              </w:rPr>
              <w:t>.</w:t>
            </w:r>
          </w:p>
          <w:p w14:paraId="00000311" w14:textId="3085DF5E" w:rsidR="0095013F" w:rsidRDefault="001C5456">
            <w:pPr>
              <w:pBdr>
                <w:top w:val="nil"/>
                <w:left w:val="nil"/>
                <w:bottom w:val="nil"/>
                <w:right w:val="nil"/>
                <w:between w:val="nil"/>
              </w:pBdr>
              <w:spacing w:after="120" w:line="240" w:lineRule="auto"/>
              <w:jc w:val="both"/>
              <w:rPr>
                <w:color w:val="000000"/>
              </w:rPr>
            </w:pPr>
            <w:r>
              <w:rPr>
                <w:color w:val="000000"/>
              </w:rPr>
              <w:t>Además, se debe construir un mecanismo que genere informes de errores para recopilar los resultados de las pruebas y</w:t>
            </w:r>
            <w:r w:rsidR="00E47B93">
              <w:rPr>
                <w:color w:val="000000"/>
              </w:rPr>
              <w:t>,</w:t>
            </w:r>
            <w:r>
              <w:rPr>
                <w:color w:val="000000"/>
              </w:rPr>
              <w:t xml:space="preserve"> mediante este registro</w:t>
            </w:r>
            <w:r w:rsidR="00E47B93">
              <w:rPr>
                <w:color w:val="000000"/>
              </w:rPr>
              <w:t>,</w:t>
            </w:r>
            <w:r>
              <w:rPr>
                <w:color w:val="000000"/>
              </w:rPr>
              <w:t xml:space="preserve"> trabajar en las mejoras a realizar. También es importante resaltar puntos claves:</w:t>
            </w:r>
          </w:p>
          <w:p w14:paraId="00000312" w14:textId="058A38FD" w:rsidR="0095013F" w:rsidRDefault="001C5456">
            <w:pPr>
              <w:numPr>
                <w:ilvl w:val="0"/>
                <w:numId w:val="28"/>
              </w:numPr>
              <w:pBdr>
                <w:top w:val="nil"/>
                <w:left w:val="nil"/>
                <w:bottom w:val="nil"/>
                <w:right w:val="nil"/>
                <w:between w:val="nil"/>
              </w:pBdr>
              <w:spacing w:line="240" w:lineRule="auto"/>
              <w:ind w:left="179" w:hanging="218"/>
              <w:jc w:val="both"/>
              <w:rPr>
                <w:color w:val="000000"/>
              </w:rPr>
            </w:pPr>
            <w:r>
              <w:rPr>
                <w:color w:val="000000"/>
              </w:rPr>
              <w:t>Qué se busca con las pruebas a realizar</w:t>
            </w:r>
            <w:r w:rsidR="00426927">
              <w:rPr>
                <w:color w:val="000000"/>
              </w:rPr>
              <w:t>.</w:t>
            </w:r>
          </w:p>
          <w:p w14:paraId="00000313" w14:textId="2F09060A" w:rsidR="0095013F" w:rsidRDefault="001C5456">
            <w:pPr>
              <w:numPr>
                <w:ilvl w:val="0"/>
                <w:numId w:val="28"/>
              </w:numPr>
              <w:pBdr>
                <w:top w:val="nil"/>
                <w:left w:val="nil"/>
                <w:bottom w:val="nil"/>
                <w:right w:val="nil"/>
                <w:between w:val="nil"/>
              </w:pBdr>
              <w:spacing w:line="240" w:lineRule="auto"/>
              <w:ind w:left="179" w:hanging="218"/>
              <w:jc w:val="both"/>
              <w:rPr>
                <w:color w:val="000000"/>
              </w:rPr>
            </w:pPr>
            <w:r>
              <w:rPr>
                <w:color w:val="000000"/>
              </w:rPr>
              <w:t>Verificar que las condiciones para la ejecución de la prueba estén creadas</w:t>
            </w:r>
            <w:r w:rsidR="00426927">
              <w:rPr>
                <w:color w:val="000000"/>
              </w:rPr>
              <w:t>.</w:t>
            </w:r>
          </w:p>
          <w:p w14:paraId="00000314" w14:textId="1C283842" w:rsidR="0095013F" w:rsidRDefault="001C5456">
            <w:pPr>
              <w:numPr>
                <w:ilvl w:val="0"/>
                <w:numId w:val="28"/>
              </w:numPr>
              <w:pBdr>
                <w:top w:val="nil"/>
                <w:left w:val="nil"/>
                <w:bottom w:val="nil"/>
                <w:right w:val="nil"/>
                <w:between w:val="nil"/>
              </w:pBdr>
              <w:spacing w:after="120" w:line="240" w:lineRule="auto"/>
              <w:ind w:left="179" w:hanging="218"/>
              <w:jc w:val="both"/>
            </w:pPr>
            <w:r>
              <w:rPr>
                <w:color w:val="000000"/>
              </w:rPr>
              <w:t>Planificar en q</w:t>
            </w:r>
            <w:r w:rsidR="00E47B93">
              <w:rPr>
                <w:color w:val="000000"/>
              </w:rPr>
              <w:t>ué</w:t>
            </w:r>
            <w:r>
              <w:rPr>
                <w:color w:val="000000"/>
              </w:rPr>
              <w:t xml:space="preserve"> momentos</w:t>
            </w:r>
            <w:r w:rsidR="00096162">
              <w:rPr>
                <w:color w:val="000000"/>
              </w:rPr>
              <w:t xml:space="preserve"> se</w:t>
            </w:r>
            <w:r>
              <w:rPr>
                <w:color w:val="000000"/>
              </w:rPr>
              <w:t xml:space="preserve"> realizará cada etapa de prueba, involucrando a los miembros correctos del equipo</w:t>
            </w:r>
            <w:r w:rsidR="00426927">
              <w:rPr>
                <w:color w:val="000000"/>
              </w:rPr>
              <w:t>.</w:t>
            </w:r>
          </w:p>
        </w:tc>
      </w:tr>
      <w:tr w:rsidR="0095013F" w14:paraId="5470F0DA" w14:textId="77777777">
        <w:trPr>
          <w:trHeight w:val="420"/>
        </w:trPr>
        <w:tc>
          <w:tcPr>
            <w:tcW w:w="13412" w:type="dxa"/>
            <w:gridSpan w:val="2"/>
            <w:shd w:val="clear" w:color="auto" w:fill="auto"/>
            <w:tcMar>
              <w:top w:w="100" w:type="dxa"/>
              <w:left w:w="100" w:type="dxa"/>
              <w:bottom w:w="100" w:type="dxa"/>
              <w:right w:w="100" w:type="dxa"/>
            </w:tcMar>
          </w:tcPr>
          <w:p w14:paraId="00000316" w14:textId="77777777" w:rsidR="0095013F" w:rsidRDefault="001C5456">
            <w:pPr>
              <w:widowControl w:val="0"/>
              <w:spacing w:line="240" w:lineRule="auto"/>
              <w:rPr>
                <w:b/>
              </w:rPr>
            </w:pPr>
            <w:r>
              <w:rPr>
                <w:b/>
                <w:color w:val="000000"/>
              </w:rPr>
              <w:lastRenderedPageBreak/>
              <w:t xml:space="preserve">Instalación del </w:t>
            </w:r>
            <w:r w:rsidRPr="00612C6D">
              <w:rPr>
                <w:b/>
                <w:i/>
                <w:color w:val="000000"/>
              </w:rPr>
              <w:t>script</w:t>
            </w:r>
          </w:p>
          <w:p w14:paraId="00000317" w14:textId="4BD5D122" w:rsidR="0095013F" w:rsidRDefault="001C5456">
            <w:pPr>
              <w:pBdr>
                <w:top w:val="nil"/>
                <w:left w:val="nil"/>
                <w:bottom w:val="nil"/>
                <w:right w:val="nil"/>
                <w:between w:val="nil"/>
              </w:pBdr>
              <w:spacing w:after="120" w:line="240" w:lineRule="auto"/>
              <w:jc w:val="both"/>
            </w:pPr>
            <w:r>
              <w:rPr>
                <w:color w:val="000000"/>
              </w:rPr>
              <w:t xml:space="preserve">El </w:t>
            </w:r>
            <w:r w:rsidRPr="00612C6D">
              <w:rPr>
                <w:i/>
                <w:color w:val="000000"/>
              </w:rPr>
              <w:t>script</w:t>
            </w:r>
            <w:r>
              <w:rPr>
                <w:color w:val="000000"/>
              </w:rPr>
              <w:t xml:space="preserve"> de prueba es un conjunto de instrucciones para realizar automáticamente las pruebas al sistema. Estas pruebas son realizadas en el entorno de pruebas </w:t>
            </w:r>
            <w:r w:rsidR="00096162">
              <w:rPr>
                <w:color w:val="000000"/>
              </w:rPr>
              <w:t>automatizadas</w:t>
            </w:r>
            <w:r>
              <w:rPr>
                <w:color w:val="000000"/>
              </w:rPr>
              <w:t xml:space="preserve">, se ejecutan según el formato del </w:t>
            </w:r>
            <w:r w:rsidRPr="00612C6D">
              <w:rPr>
                <w:i/>
                <w:color w:val="000000"/>
              </w:rPr>
              <w:t>script</w:t>
            </w:r>
            <w:r>
              <w:rPr>
                <w:color w:val="000000"/>
              </w:rPr>
              <w:t xml:space="preserve">, por medio del </w:t>
            </w:r>
            <w:r w:rsidRPr="00612C6D">
              <w:rPr>
                <w:i/>
              </w:rPr>
              <w:t xml:space="preserve">Script </w:t>
            </w:r>
            <w:proofErr w:type="spellStart"/>
            <w:r w:rsidRPr="00612C6D">
              <w:rPr>
                <w:i/>
              </w:rPr>
              <w:t>Testing</w:t>
            </w:r>
            <w:proofErr w:type="spellEnd"/>
            <w:r>
              <w:t xml:space="preserve"> podemos implementar diferentes comandos para desarrollar un </w:t>
            </w:r>
            <w:r w:rsidRPr="00612C6D">
              <w:rPr>
                <w:i/>
              </w:rPr>
              <w:t>script</w:t>
            </w:r>
            <w:r>
              <w:t>.</w:t>
            </w:r>
          </w:p>
        </w:tc>
      </w:tr>
      <w:tr w:rsidR="0095013F" w14:paraId="0BD4B7E3" w14:textId="77777777">
        <w:trPr>
          <w:trHeight w:val="420"/>
        </w:trPr>
        <w:tc>
          <w:tcPr>
            <w:tcW w:w="13412" w:type="dxa"/>
            <w:gridSpan w:val="2"/>
            <w:shd w:val="clear" w:color="auto" w:fill="auto"/>
            <w:tcMar>
              <w:top w:w="100" w:type="dxa"/>
              <w:left w:w="100" w:type="dxa"/>
              <w:bottom w:w="100" w:type="dxa"/>
              <w:right w:w="100" w:type="dxa"/>
            </w:tcMar>
          </w:tcPr>
          <w:p w14:paraId="00000319" w14:textId="64C4F059" w:rsidR="0095013F" w:rsidRDefault="00096162">
            <w:pPr>
              <w:pBdr>
                <w:top w:val="nil"/>
                <w:left w:val="nil"/>
                <w:bottom w:val="nil"/>
                <w:right w:val="nil"/>
                <w:between w:val="nil"/>
              </w:pBdr>
              <w:spacing w:after="120" w:line="240" w:lineRule="auto"/>
              <w:jc w:val="both"/>
              <w:rPr>
                <w:b/>
              </w:rPr>
            </w:pPr>
            <w:r>
              <w:rPr>
                <w:b/>
              </w:rPr>
              <w:t xml:space="preserve">Cómo </w:t>
            </w:r>
            <w:r w:rsidR="001C5456">
              <w:rPr>
                <w:b/>
              </w:rPr>
              <w:t xml:space="preserve">escribir un </w:t>
            </w:r>
            <w:r w:rsidR="001C5456" w:rsidRPr="00612C6D">
              <w:rPr>
                <w:b/>
                <w:i/>
              </w:rPr>
              <w:t xml:space="preserve">script </w:t>
            </w:r>
            <w:r w:rsidR="001C5456">
              <w:rPr>
                <w:b/>
              </w:rPr>
              <w:t>de pruebas</w:t>
            </w:r>
          </w:p>
          <w:p w14:paraId="0000031A" w14:textId="77777777" w:rsidR="0095013F" w:rsidRDefault="001C5456">
            <w:pPr>
              <w:pBdr>
                <w:top w:val="nil"/>
                <w:left w:val="nil"/>
                <w:bottom w:val="nil"/>
                <w:right w:val="nil"/>
                <w:between w:val="nil"/>
              </w:pBdr>
              <w:spacing w:after="120" w:line="240" w:lineRule="auto"/>
              <w:jc w:val="both"/>
              <w:rPr>
                <w:color w:val="000000"/>
              </w:rPr>
            </w:pPr>
            <w:r>
              <w:rPr>
                <w:color w:val="000000"/>
              </w:rPr>
              <w:t xml:space="preserve">Es una secuencia de instrucciones para realzar la prueba automáticamente. </w:t>
            </w:r>
          </w:p>
          <w:p w14:paraId="0000031B" w14:textId="77777777" w:rsidR="0095013F" w:rsidRDefault="001C5456">
            <w:pPr>
              <w:pBdr>
                <w:top w:val="nil"/>
                <w:left w:val="nil"/>
                <w:bottom w:val="nil"/>
                <w:right w:val="nil"/>
                <w:between w:val="nil"/>
              </w:pBdr>
              <w:spacing w:after="120" w:line="240" w:lineRule="auto"/>
              <w:jc w:val="both"/>
              <w:rPr>
                <w:color w:val="000000"/>
              </w:rPr>
            </w:pPr>
            <w:r>
              <w:rPr>
                <w:color w:val="000000"/>
              </w:rPr>
              <w:t>Hay tres maneras para escribir una secuencia de comandos de pruebas:</w:t>
            </w:r>
          </w:p>
          <w:p w14:paraId="0000031C" w14:textId="4B7A2981" w:rsidR="0095013F" w:rsidRDefault="001C5456">
            <w:pPr>
              <w:numPr>
                <w:ilvl w:val="0"/>
                <w:numId w:val="29"/>
              </w:numPr>
              <w:pBdr>
                <w:top w:val="nil"/>
                <w:left w:val="nil"/>
                <w:bottom w:val="nil"/>
                <w:right w:val="nil"/>
                <w:between w:val="nil"/>
              </w:pBdr>
              <w:spacing w:line="240" w:lineRule="auto"/>
              <w:ind w:left="179" w:hanging="218"/>
              <w:jc w:val="both"/>
            </w:pPr>
            <w:r>
              <w:rPr>
                <w:color w:val="000000"/>
              </w:rPr>
              <w:t xml:space="preserve">Grabar y reproducir:  en este método en particular la persona que realiza el </w:t>
            </w:r>
            <w:proofErr w:type="spellStart"/>
            <w:r w:rsidRPr="00612C6D">
              <w:rPr>
                <w:i/>
                <w:color w:val="000000"/>
              </w:rPr>
              <w:t>testing</w:t>
            </w:r>
            <w:proofErr w:type="spellEnd"/>
            <w:r>
              <w:rPr>
                <w:color w:val="000000"/>
              </w:rPr>
              <w:t xml:space="preserve"> debe escribir cualquier código en lugar de registrar las acciones del usuario</w:t>
            </w:r>
            <w:r w:rsidR="00096162">
              <w:rPr>
                <w:color w:val="000000"/>
              </w:rPr>
              <w:t>, a</w:t>
            </w:r>
            <w:r>
              <w:rPr>
                <w:color w:val="000000"/>
              </w:rPr>
              <w:t>demás, se debe tener en cuenta el comportamiento esperado de la prueba. Este método es sencillo de construir</w:t>
            </w:r>
            <w:r w:rsidR="00096162">
              <w:rPr>
                <w:color w:val="000000"/>
              </w:rPr>
              <w:t>,</w:t>
            </w:r>
            <w:r>
              <w:rPr>
                <w:color w:val="000000"/>
              </w:rPr>
              <w:t xml:space="preserve"> se utiliza principalmente en un lenguaje de programación simplificado como </w:t>
            </w:r>
            <w:r w:rsidRPr="00612C6D">
              <w:rPr>
                <w:i/>
                <w:color w:val="000000"/>
              </w:rPr>
              <w:t>VBScript</w:t>
            </w:r>
            <w:r>
              <w:rPr>
                <w:color w:val="000000"/>
              </w:rPr>
              <w:t>.</w:t>
            </w:r>
          </w:p>
          <w:p w14:paraId="0000031D" w14:textId="28971534" w:rsidR="0095013F" w:rsidRDefault="001C5456">
            <w:pPr>
              <w:numPr>
                <w:ilvl w:val="0"/>
                <w:numId w:val="29"/>
              </w:numPr>
              <w:pBdr>
                <w:top w:val="nil"/>
                <w:left w:val="nil"/>
                <w:bottom w:val="nil"/>
                <w:right w:val="nil"/>
                <w:between w:val="nil"/>
              </w:pBdr>
              <w:spacing w:line="240" w:lineRule="auto"/>
              <w:ind w:left="179" w:hanging="218"/>
              <w:jc w:val="both"/>
              <w:rPr>
                <w:color w:val="000000"/>
              </w:rPr>
            </w:pPr>
            <w:r>
              <w:rPr>
                <w:color w:val="000000"/>
              </w:rPr>
              <w:t>Secuencia de comandos basadas en palabra clave/datos: en este método hay una independencia entre evaluadores y desarrolladores. En la secuencia de comandos basada en datos</w:t>
            </w:r>
            <w:r w:rsidR="00096162">
              <w:rPr>
                <w:color w:val="000000"/>
              </w:rPr>
              <w:t>,</w:t>
            </w:r>
            <w:r>
              <w:rPr>
                <w:color w:val="000000"/>
              </w:rPr>
              <w:t xml:space="preserve"> el evaluador define la prueba implementando palabras claves. El trabajo de los desarrolladores consiste en la implementación del código del </w:t>
            </w:r>
            <w:r w:rsidRPr="00612C6D">
              <w:rPr>
                <w:i/>
                <w:color w:val="000000"/>
              </w:rPr>
              <w:t>script</w:t>
            </w:r>
            <w:r>
              <w:rPr>
                <w:color w:val="000000"/>
              </w:rPr>
              <w:t xml:space="preserve"> de prueba para las palabras claves y actualizar el código cuando sea pertinente. </w:t>
            </w:r>
          </w:p>
          <w:p w14:paraId="0000031E" w14:textId="77777777" w:rsidR="0095013F" w:rsidRDefault="001C5456">
            <w:pPr>
              <w:numPr>
                <w:ilvl w:val="0"/>
                <w:numId w:val="29"/>
              </w:numPr>
              <w:pBdr>
                <w:top w:val="nil"/>
                <w:left w:val="nil"/>
                <w:bottom w:val="nil"/>
                <w:right w:val="nil"/>
                <w:between w:val="nil"/>
              </w:pBdr>
              <w:spacing w:after="120" w:line="240" w:lineRule="auto"/>
              <w:ind w:left="179" w:hanging="218"/>
              <w:jc w:val="both"/>
            </w:pPr>
            <w:r>
              <w:rPr>
                <w:color w:val="000000"/>
              </w:rPr>
              <w:t xml:space="preserve">Escribir código usando el lenguaje de programación: el evaluador efectivamente tendrá que ir más allá de la grabación / reproducción y aprender a construir </w:t>
            </w:r>
            <w:r w:rsidRPr="00612C6D">
              <w:rPr>
                <w:i/>
                <w:color w:val="000000"/>
              </w:rPr>
              <w:t xml:space="preserve">scripts </w:t>
            </w:r>
            <w:r>
              <w:rPr>
                <w:color w:val="000000"/>
              </w:rPr>
              <w:t xml:space="preserve">simples. Se pueden escribir los </w:t>
            </w:r>
            <w:r w:rsidRPr="00612C6D">
              <w:rPr>
                <w:i/>
                <w:color w:val="000000"/>
              </w:rPr>
              <w:t>scripts</w:t>
            </w:r>
            <w:r>
              <w:rPr>
                <w:color w:val="000000"/>
              </w:rPr>
              <w:t xml:space="preserve"> de prueba en un lenguaje más sencillo como J</w:t>
            </w:r>
            <w:r w:rsidRPr="00612C6D">
              <w:rPr>
                <w:i/>
                <w:color w:val="000000"/>
              </w:rPr>
              <w:t>avaScript</w:t>
            </w:r>
            <w:r>
              <w:rPr>
                <w:color w:val="000000"/>
              </w:rPr>
              <w:t xml:space="preserve"> o </w:t>
            </w:r>
            <w:r w:rsidRPr="00612C6D">
              <w:rPr>
                <w:i/>
                <w:color w:val="000000"/>
              </w:rPr>
              <w:t>Ruby</w:t>
            </w:r>
            <w:r>
              <w:rPr>
                <w:color w:val="000000"/>
              </w:rPr>
              <w:t>.</w:t>
            </w:r>
          </w:p>
        </w:tc>
      </w:tr>
      <w:tr w:rsidR="0095013F" w14:paraId="7A9F2706" w14:textId="77777777">
        <w:trPr>
          <w:trHeight w:val="420"/>
        </w:trPr>
        <w:tc>
          <w:tcPr>
            <w:tcW w:w="13412" w:type="dxa"/>
            <w:gridSpan w:val="2"/>
            <w:shd w:val="clear" w:color="auto" w:fill="auto"/>
            <w:tcMar>
              <w:top w:w="100" w:type="dxa"/>
              <w:left w:w="100" w:type="dxa"/>
              <w:bottom w:w="100" w:type="dxa"/>
              <w:right w:w="100" w:type="dxa"/>
            </w:tcMar>
          </w:tcPr>
          <w:p w14:paraId="00000320" w14:textId="77777777" w:rsidR="0095013F" w:rsidRDefault="001C5456">
            <w:pPr>
              <w:widowControl w:val="0"/>
              <w:spacing w:line="240" w:lineRule="auto"/>
              <w:rPr>
                <w:b/>
              </w:rPr>
            </w:pPr>
            <w:r>
              <w:rPr>
                <w:b/>
                <w:color w:val="000000"/>
              </w:rPr>
              <w:t xml:space="preserve">Ejemplo de un </w:t>
            </w:r>
            <w:r w:rsidRPr="00612C6D">
              <w:rPr>
                <w:b/>
                <w:i/>
                <w:color w:val="000000"/>
              </w:rPr>
              <w:t>script</w:t>
            </w:r>
            <w:r>
              <w:rPr>
                <w:b/>
                <w:color w:val="000000"/>
              </w:rPr>
              <w:t xml:space="preserve"> de prueba</w:t>
            </w:r>
            <w:r>
              <w:rPr>
                <w:b/>
              </w:rPr>
              <w:t xml:space="preserve"> </w:t>
            </w:r>
          </w:p>
          <w:p w14:paraId="00000321" w14:textId="1F61A405" w:rsidR="0095013F" w:rsidRDefault="00096162">
            <w:pPr>
              <w:pBdr>
                <w:top w:val="nil"/>
                <w:left w:val="nil"/>
                <w:bottom w:val="nil"/>
                <w:right w:val="nil"/>
                <w:between w:val="nil"/>
              </w:pBdr>
              <w:spacing w:after="120" w:line="240" w:lineRule="auto"/>
              <w:jc w:val="both"/>
              <w:rPr>
                <w:color w:val="000000"/>
              </w:rPr>
            </w:pPr>
            <w:r>
              <w:rPr>
                <w:color w:val="000000"/>
              </w:rPr>
              <w:t>Serie de instrucciones p</w:t>
            </w:r>
            <w:r w:rsidR="001C5456">
              <w:rPr>
                <w:color w:val="000000"/>
              </w:rPr>
              <w:t xml:space="preserve">ara escribir una secuencia de comando para un inicio de sesión de un sitio </w:t>
            </w:r>
            <w:r w:rsidR="001C5456" w:rsidRPr="00612C6D">
              <w:rPr>
                <w:i/>
                <w:color w:val="000000"/>
              </w:rPr>
              <w:t>web</w:t>
            </w:r>
            <w:r w:rsidR="001C5456">
              <w:rPr>
                <w:color w:val="000000"/>
              </w:rPr>
              <w:t>:</w:t>
            </w:r>
          </w:p>
          <w:p w14:paraId="00000322" w14:textId="6FABFE84" w:rsidR="0095013F" w:rsidRDefault="001C5456">
            <w:pPr>
              <w:numPr>
                <w:ilvl w:val="2"/>
                <w:numId w:val="30"/>
              </w:numPr>
              <w:pBdr>
                <w:top w:val="nil"/>
                <w:left w:val="nil"/>
                <w:bottom w:val="nil"/>
                <w:right w:val="nil"/>
                <w:between w:val="nil"/>
              </w:pBdr>
              <w:spacing w:line="240" w:lineRule="auto"/>
              <w:ind w:left="179" w:hanging="218"/>
              <w:jc w:val="both"/>
              <w:rPr>
                <w:color w:val="000000"/>
              </w:rPr>
            </w:pPr>
            <w:r>
              <w:rPr>
                <w:color w:val="000000"/>
              </w:rPr>
              <w:t>Especificar en la herramienta de automatización que pueda localizar los campos nombre de usuario y contraseña</w:t>
            </w:r>
            <w:r w:rsidR="00096162">
              <w:rPr>
                <w:color w:val="000000"/>
              </w:rPr>
              <w:t>.</w:t>
            </w:r>
          </w:p>
          <w:p w14:paraId="00000323" w14:textId="77777777" w:rsidR="0095013F" w:rsidRDefault="001C5456">
            <w:pPr>
              <w:numPr>
                <w:ilvl w:val="2"/>
                <w:numId w:val="30"/>
              </w:numPr>
              <w:pBdr>
                <w:top w:val="nil"/>
                <w:left w:val="nil"/>
                <w:bottom w:val="nil"/>
                <w:right w:val="nil"/>
                <w:between w:val="nil"/>
              </w:pBdr>
              <w:spacing w:line="240" w:lineRule="auto"/>
              <w:ind w:left="179" w:hanging="218"/>
              <w:jc w:val="both"/>
              <w:rPr>
                <w:color w:val="000000"/>
              </w:rPr>
            </w:pPr>
            <w:r>
              <w:rPr>
                <w:color w:val="000000"/>
              </w:rPr>
              <w:t xml:space="preserve">Actualizar la página de inicio del sitio </w:t>
            </w:r>
            <w:r w:rsidRPr="00612C6D">
              <w:rPr>
                <w:i/>
                <w:color w:val="000000"/>
              </w:rPr>
              <w:t>web</w:t>
            </w:r>
            <w:r>
              <w:rPr>
                <w:color w:val="000000"/>
              </w:rPr>
              <w:t xml:space="preserve">, dar </w:t>
            </w:r>
            <w:proofErr w:type="spellStart"/>
            <w:r w:rsidRPr="00612C6D">
              <w:rPr>
                <w:i/>
                <w:color w:val="000000"/>
              </w:rPr>
              <w:t>click</w:t>
            </w:r>
            <w:proofErr w:type="spellEnd"/>
            <w:r>
              <w:rPr>
                <w:color w:val="000000"/>
              </w:rPr>
              <w:t xml:space="preserve"> en iniciar sesión, verificar los campos de nombre de usuario y contraseña.</w:t>
            </w:r>
          </w:p>
          <w:p w14:paraId="00000324" w14:textId="7FDE1E97" w:rsidR="0095013F" w:rsidRDefault="001C5456">
            <w:pPr>
              <w:numPr>
                <w:ilvl w:val="2"/>
                <w:numId w:val="30"/>
              </w:numPr>
              <w:pBdr>
                <w:top w:val="nil"/>
                <w:left w:val="nil"/>
                <w:bottom w:val="nil"/>
                <w:right w:val="nil"/>
                <w:between w:val="nil"/>
              </w:pBdr>
              <w:spacing w:line="240" w:lineRule="auto"/>
              <w:ind w:left="179" w:hanging="218"/>
              <w:jc w:val="both"/>
              <w:rPr>
                <w:color w:val="000000"/>
              </w:rPr>
            </w:pPr>
            <w:r>
              <w:rPr>
                <w:color w:val="000000"/>
              </w:rPr>
              <w:t xml:space="preserve">Continuar escribiendo el nombre de usuario y la contraseña, oprimir el botón ingresar. </w:t>
            </w:r>
          </w:p>
          <w:p w14:paraId="00000325" w14:textId="52CAA0EA" w:rsidR="0095013F" w:rsidRDefault="001C5456">
            <w:pPr>
              <w:numPr>
                <w:ilvl w:val="2"/>
                <w:numId w:val="30"/>
              </w:numPr>
              <w:pBdr>
                <w:top w:val="nil"/>
                <w:left w:val="nil"/>
                <w:bottom w:val="nil"/>
                <w:right w:val="nil"/>
                <w:between w:val="nil"/>
              </w:pBdr>
              <w:spacing w:line="240" w:lineRule="auto"/>
              <w:ind w:left="179" w:hanging="218"/>
              <w:jc w:val="both"/>
              <w:rPr>
                <w:color w:val="000000"/>
              </w:rPr>
            </w:pPr>
            <w:r>
              <w:rPr>
                <w:color w:val="000000"/>
              </w:rPr>
              <w:t xml:space="preserve">Determinar que se evidencia el mensaje de bienvenida de inicio de sesión, </w:t>
            </w:r>
            <w:r w:rsidR="00096162">
              <w:rPr>
                <w:color w:val="000000"/>
              </w:rPr>
              <w:t xml:space="preserve">el cual </w:t>
            </w:r>
            <w:r>
              <w:rPr>
                <w:color w:val="000000"/>
              </w:rPr>
              <w:t>es visible después de ingresar y diligenciar los campos respectivos de nombre de usuario y contraseña, de acuerdo con los estilos CSS.</w:t>
            </w:r>
          </w:p>
          <w:p w14:paraId="00000326" w14:textId="47152F7A" w:rsidR="0095013F" w:rsidRDefault="00096162">
            <w:pPr>
              <w:numPr>
                <w:ilvl w:val="2"/>
                <w:numId w:val="30"/>
              </w:numPr>
              <w:pBdr>
                <w:top w:val="nil"/>
                <w:left w:val="nil"/>
                <w:bottom w:val="nil"/>
                <w:right w:val="nil"/>
                <w:between w:val="nil"/>
              </w:pBdr>
              <w:spacing w:line="240" w:lineRule="auto"/>
              <w:ind w:left="179" w:hanging="218"/>
              <w:jc w:val="both"/>
              <w:rPr>
                <w:color w:val="000000"/>
              </w:rPr>
            </w:pPr>
            <w:r>
              <w:rPr>
                <w:color w:val="000000"/>
              </w:rPr>
              <w:t xml:space="preserve">Ingresar </w:t>
            </w:r>
            <w:r w:rsidR="001C5456">
              <w:rPr>
                <w:color w:val="000000"/>
              </w:rPr>
              <w:t>el título de bienvenida</w:t>
            </w:r>
            <w:r w:rsidR="00426927">
              <w:rPr>
                <w:color w:val="000000"/>
              </w:rPr>
              <w:t>.</w:t>
            </w:r>
          </w:p>
          <w:p w14:paraId="00000327" w14:textId="77777777" w:rsidR="0095013F" w:rsidRDefault="001C5456">
            <w:pPr>
              <w:numPr>
                <w:ilvl w:val="2"/>
                <w:numId w:val="30"/>
              </w:numPr>
              <w:pBdr>
                <w:top w:val="nil"/>
                <w:left w:val="nil"/>
                <w:bottom w:val="nil"/>
                <w:right w:val="nil"/>
                <w:between w:val="nil"/>
              </w:pBdr>
              <w:spacing w:after="120" w:line="240" w:lineRule="auto"/>
              <w:ind w:left="179" w:hanging="218"/>
              <w:jc w:val="both"/>
            </w:pPr>
            <w:r>
              <w:rPr>
                <w:color w:val="000000"/>
              </w:rPr>
              <w:t>Si el título es lo esperado del resultado de la prueba, evidencia el resultado en el informe pertinente.</w:t>
            </w:r>
          </w:p>
        </w:tc>
      </w:tr>
      <w:tr w:rsidR="0095013F" w14:paraId="46A90DC9" w14:textId="77777777">
        <w:trPr>
          <w:trHeight w:val="420"/>
        </w:trPr>
        <w:tc>
          <w:tcPr>
            <w:tcW w:w="13412" w:type="dxa"/>
            <w:gridSpan w:val="2"/>
            <w:shd w:val="clear" w:color="auto" w:fill="auto"/>
            <w:tcMar>
              <w:top w:w="100" w:type="dxa"/>
              <w:left w:w="100" w:type="dxa"/>
              <w:bottom w:w="100" w:type="dxa"/>
              <w:right w:w="100" w:type="dxa"/>
            </w:tcMar>
          </w:tcPr>
          <w:p w14:paraId="00000329" w14:textId="77777777" w:rsidR="0095013F" w:rsidRDefault="001C5456">
            <w:pPr>
              <w:pBdr>
                <w:top w:val="nil"/>
                <w:left w:val="nil"/>
                <w:bottom w:val="nil"/>
                <w:right w:val="nil"/>
                <w:between w:val="nil"/>
              </w:pBdr>
              <w:spacing w:after="120" w:line="240" w:lineRule="auto"/>
              <w:jc w:val="both"/>
              <w:rPr>
                <w:b/>
                <w:color w:val="000000"/>
              </w:rPr>
            </w:pPr>
            <w:r>
              <w:rPr>
                <w:b/>
                <w:color w:val="000000"/>
              </w:rPr>
              <w:lastRenderedPageBreak/>
              <w:t xml:space="preserve">Plantilla de </w:t>
            </w:r>
            <w:r w:rsidRPr="00612C6D">
              <w:rPr>
                <w:b/>
                <w:i/>
                <w:color w:val="000000"/>
              </w:rPr>
              <w:t xml:space="preserve">script </w:t>
            </w:r>
            <w:r>
              <w:rPr>
                <w:b/>
                <w:color w:val="000000"/>
              </w:rPr>
              <w:t>de prueba</w:t>
            </w:r>
          </w:p>
          <w:p w14:paraId="0000032A" w14:textId="113E3BDF" w:rsidR="0095013F" w:rsidRDefault="001C5456">
            <w:pPr>
              <w:widowControl w:val="0"/>
              <w:spacing w:line="240" w:lineRule="auto"/>
            </w:pPr>
            <w:r w:rsidRPr="00612C6D">
              <w:rPr>
                <w:i/>
              </w:rPr>
              <w:t>Test Script</w:t>
            </w:r>
            <w:r>
              <w:t xml:space="preserve"> es un documento con formato reutilizable que contiene información preseleccionada </w:t>
            </w:r>
            <w:r w:rsidR="00096162">
              <w:t xml:space="preserve">y </w:t>
            </w:r>
            <w:r>
              <w:t xml:space="preserve">que es importante para crear un </w:t>
            </w:r>
            <w:r w:rsidRPr="00612C6D">
              <w:rPr>
                <w:i/>
              </w:rPr>
              <w:t>script</w:t>
            </w:r>
            <w:r>
              <w:t xml:space="preserve"> de prueba utilizable. Este documento determina qué tan detalladas son sus pruebas y qué información debe incluirse en cada caso de prueba. </w:t>
            </w:r>
          </w:p>
        </w:tc>
      </w:tr>
    </w:tbl>
    <w:p w14:paraId="0000032C" w14:textId="77777777" w:rsidR="0095013F" w:rsidRDefault="0095013F">
      <w:pPr>
        <w:pBdr>
          <w:top w:val="nil"/>
          <w:left w:val="nil"/>
          <w:bottom w:val="nil"/>
          <w:right w:val="nil"/>
          <w:between w:val="nil"/>
        </w:pBdr>
        <w:spacing w:after="120" w:line="240" w:lineRule="auto"/>
        <w:rPr>
          <w:b/>
          <w:color w:val="000000"/>
        </w:rPr>
      </w:pPr>
    </w:p>
    <w:p w14:paraId="0000032D" w14:textId="77777777" w:rsidR="0095013F" w:rsidRDefault="001C5456">
      <w:pPr>
        <w:spacing w:line="240" w:lineRule="auto"/>
        <w:rPr>
          <w:b/>
          <w:color w:val="000000"/>
        </w:rPr>
      </w:pPr>
      <w:r>
        <w:rPr>
          <w:b/>
          <w:color w:val="000000"/>
        </w:rPr>
        <w:t xml:space="preserve">6.2. Desarrollo guiado por pruebas (TDD) </w:t>
      </w:r>
    </w:p>
    <w:tbl>
      <w:tblPr>
        <w:tblStyle w:val="afff9"/>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474"/>
        <w:gridCol w:w="11105"/>
      </w:tblGrid>
      <w:tr w:rsidR="0095013F" w14:paraId="5E82B48E" w14:textId="77777777">
        <w:trPr>
          <w:trHeight w:val="580"/>
        </w:trPr>
        <w:tc>
          <w:tcPr>
            <w:tcW w:w="2307" w:type="dxa"/>
            <w:gridSpan w:val="2"/>
            <w:shd w:val="clear" w:color="auto" w:fill="C9DAF8"/>
            <w:tcMar>
              <w:top w:w="100" w:type="dxa"/>
              <w:left w:w="100" w:type="dxa"/>
              <w:bottom w:w="100" w:type="dxa"/>
              <w:right w:w="100" w:type="dxa"/>
            </w:tcMar>
          </w:tcPr>
          <w:p w14:paraId="0000032E" w14:textId="77777777" w:rsidR="0095013F" w:rsidRDefault="0095013F">
            <w:pPr>
              <w:widowControl w:val="0"/>
              <w:spacing w:line="240" w:lineRule="auto"/>
              <w:jc w:val="center"/>
              <w:rPr>
                <w:b/>
              </w:rPr>
            </w:pPr>
          </w:p>
          <w:p w14:paraId="0000032F" w14:textId="77777777" w:rsidR="0095013F" w:rsidRDefault="001C5456">
            <w:pPr>
              <w:widowControl w:val="0"/>
              <w:spacing w:line="240" w:lineRule="auto"/>
              <w:jc w:val="center"/>
              <w:rPr>
                <w:b/>
              </w:rPr>
            </w:pPr>
            <w:r>
              <w:rPr>
                <w:b/>
              </w:rPr>
              <w:t>Tipo de recurso</w:t>
            </w:r>
          </w:p>
        </w:tc>
        <w:tc>
          <w:tcPr>
            <w:tcW w:w="11105" w:type="dxa"/>
            <w:shd w:val="clear" w:color="auto" w:fill="C9DAF8"/>
            <w:tcMar>
              <w:top w:w="100" w:type="dxa"/>
              <w:left w:w="100" w:type="dxa"/>
              <w:bottom w:w="100" w:type="dxa"/>
              <w:right w:w="100" w:type="dxa"/>
            </w:tcMar>
          </w:tcPr>
          <w:p w14:paraId="00000331" w14:textId="77777777" w:rsidR="0095013F" w:rsidRDefault="001C5456">
            <w:pPr>
              <w:pStyle w:val="Ttulo"/>
              <w:widowControl w:val="0"/>
              <w:spacing w:line="240" w:lineRule="auto"/>
              <w:jc w:val="center"/>
              <w:rPr>
                <w:sz w:val="22"/>
                <w:szCs w:val="22"/>
              </w:rPr>
            </w:pPr>
            <w:bookmarkStart w:id="16" w:name="_heading=h.1ci93xb" w:colFirst="0" w:colLast="0"/>
            <w:bookmarkEnd w:id="16"/>
            <w:r>
              <w:rPr>
                <w:sz w:val="22"/>
                <w:szCs w:val="22"/>
              </w:rPr>
              <w:t xml:space="preserve">Pestañas o </w:t>
            </w:r>
            <w:proofErr w:type="spellStart"/>
            <w:r>
              <w:rPr>
                <w:sz w:val="22"/>
                <w:szCs w:val="22"/>
              </w:rPr>
              <w:t>tabs</w:t>
            </w:r>
            <w:proofErr w:type="spellEnd"/>
            <w:r>
              <w:rPr>
                <w:sz w:val="22"/>
                <w:szCs w:val="22"/>
              </w:rPr>
              <w:t xml:space="preserve"> Verticales</w:t>
            </w:r>
          </w:p>
        </w:tc>
      </w:tr>
      <w:tr w:rsidR="0095013F" w14:paraId="575591F0" w14:textId="77777777">
        <w:trPr>
          <w:trHeight w:val="420"/>
        </w:trPr>
        <w:tc>
          <w:tcPr>
            <w:tcW w:w="2307" w:type="dxa"/>
            <w:gridSpan w:val="2"/>
            <w:shd w:val="clear" w:color="auto" w:fill="auto"/>
            <w:tcMar>
              <w:top w:w="100" w:type="dxa"/>
              <w:left w:w="100" w:type="dxa"/>
              <w:bottom w:w="100" w:type="dxa"/>
              <w:right w:w="100" w:type="dxa"/>
            </w:tcMar>
          </w:tcPr>
          <w:p w14:paraId="00000332" w14:textId="77777777" w:rsidR="0095013F" w:rsidRDefault="001C5456">
            <w:pPr>
              <w:widowControl w:val="0"/>
              <w:spacing w:line="240" w:lineRule="auto"/>
              <w:rPr>
                <w:b/>
              </w:rPr>
            </w:pPr>
            <w:r>
              <w:rPr>
                <w:b/>
              </w:rPr>
              <w:t>Introducción</w:t>
            </w:r>
          </w:p>
        </w:tc>
        <w:tc>
          <w:tcPr>
            <w:tcW w:w="11105" w:type="dxa"/>
            <w:shd w:val="clear" w:color="auto" w:fill="auto"/>
            <w:tcMar>
              <w:top w:w="100" w:type="dxa"/>
              <w:left w:w="100" w:type="dxa"/>
              <w:bottom w:w="100" w:type="dxa"/>
              <w:right w:w="100" w:type="dxa"/>
            </w:tcMar>
          </w:tcPr>
          <w:p w14:paraId="00000334" w14:textId="12CB2F05" w:rsidR="0095013F" w:rsidRDefault="001C5456">
            <w:pPr>
              <w:widowControl w:val="0"/>
              <w:spacing w:line="240" w:lineRule="auto"/>
            </w:pPr>
            <w:r>
              <w:t xml:space="preserve">Se presenta información sobre el desarrollo dirigido por pruebas, sus características </w:t>
            </w:r>
            <w:r w:rsidR="00426927">
              <w:t>e</w:t>
            </w:r>
            <w:r>
              <w:t xml:space="preserve"> implementación. </w:t>
            </w:r>
          </w:p>
        </w:tc>
      </w:tr>
      <w:tr w:rsidR="0095013F" w14:paraId="08CC82AD" w14:textId="77777777">
        <w:trPr>
          <w:trHeight w:val="420"/>
        </w:trPr>
        <w:tc>
          <w:tcPr>
            <w:tcW w:w="13412" w:type="dxa"/>
            <w:gridSpan w:val="3"/>
            <w:shd w:val="clear" w:color="auto" w:fill="auto"/>
            <w:tcMar>
              <w:top w:w="100" w:type="dxa"/>
              <w:left w:w="100" w:type="dxa"/>
              <w:bottom w:w="100" w:type="dxa"/>
              <w:right w:w="100" w:type="dxa"/>
            </w:tcMar>
          </w:tcPr>
          <w:p w14:paraId="00000335" w14:textId="77777777" w:rsidR="0095013F" w:rsidRDefault="001C5456">
            <w:pPr>
              <w:widowControl w:val="0"/>
              <w:spacing w:line="240" w:lineRule="auto"/>
              <w:jc w:val="center"/>
            </w:pPr>
            <w:r>
              <w:rPr>
                <w:noProof/>
              </w:rPr>
              <w:drawing>
                <wp:inline distT="0" distB="0" distL="0" distR="0" wp14:anchorId="2F52E314" wp14:editId="19DE532E">
                  <wp:extent cx="2270116" cy="2242262"/>
                  <wp:effectExtent l="0" t="0" r="0" b="0"/>
                  <wp:docPr id="244" name="image18.gif" descr="Test Driven Development (Tdd)"/>
                  <wp:cNvGraphicFramePr/>
                  <a:graphic xmlns:a="http://schemas.openxmlformats.org/drawingml/2006/main">
                    <a:graphicData uri="http://schemas.openxmlformats.org/drawingml/2006/picture">
                      <pic:pic xmlns:pic="http://schemas.openxmlformats.org/drawingml/2006/picture">
                        <pic:nvPicPr>
                          <pic:cNvPr id="0" name="image18.gif" descr="Test Driven Development (Tdd)"/>
                          <pic:cNvPicPr preferRelativeResize="0"/>
                        </pic:nvPicPr>
                        <pic:blipFill>
                          <a:blip r:embed="rId94"/>
                          <a:srcRect b="5479"/>
                          <a:stretch>
                            <a:fillRect/>
                          </a:stretch>
                        </pic:blipFill>
                        <pic:spPr>
                          <a:xfrm>
                            <a:off x="0" y="0"/>
                            <a:ext cx="2270116" cy="2242262"/>
                          </a:xfrm>
                          <a:prstGeom prst="rect">
                            <a:avLst/>
                          </a:prstGeom>
                          <a:ln/>
                        </pic:spPr>
                      </pic:pic>
                    </a:graphicData>
                  </a:graphic>
                </wp:inline>
              </w:drawing>
            </w:r>
          </w:p>
          <w:p w14:paraId="00000336" w14:textId="77777777" w:rsidR="0095013F" w:rsidRDefault="001C5456">
            <w:pPr>
              <w:pBdr>
                <w:top w:val="nil"/>
                <w:left w:val="nil"/>
                <w:bottom w:val="nil"/>
                <w:right w:val="nil"/>
                <w:between w:val="nil"/>
              </w:pBdr>
              <w:spacing w:after="120" w:line="240" w:lineRule="auto"/>
              <w:rPr>
                <w:color w:val="000000"/>
              </w:rPr>
            </w:pPr>
            <w:r>
              <w:t>Imagen de referencia</w:t>
            </w:r>
            <w:r>
              <w:rPr>
                <w:color w:val="000000"/>
              </w:rPr>
              <w:t xml:space="preserve">: </w:t>
            </w:r>
            <w:hyperlink r:id="rId95">
              <w:r>
                <w:rPr>
                  <w:color w:val="0000FF"/>
                  <w:u w:val="single"/>
                </w:rPr>
                <w:t>https://www.digite.com/es/agile/desarrollo-dirigido-por-pruebas-tdd/</w:t>
              </w:r>
            </w:hyperlink>
          </w:p>
          <w:p w14:paraId="00000337" w14:textId="77777777" w:rsidR="0095013F" w:rsidRDefault="001C5456">
            <w:pPr>
              <w:widowControl w:val="0"/>
              <w:spacing w:line="240" w:lineRule="auto"/>
              <w:rPr>
                <w:b/>
              </w:rPr>
            </w:pPr>
            <w:r>
              <w:rPr>
                <w:b/>
              </w:rPr>
              <w:t>Imagen</w:t>
            </w:r>
            <w:r>
              <w:t xml:space="preserve"> 228130_i47</w:t>
            </w:r>
          </w:p>
        </w:tc>
      </w:tr>
      <w:tr w:rsidR="0095013F" w14:paraId="28BDDC33" w14:textId="77777777">
        <w:trPr>
          <w:trHeight w:val="420"/>
        </w:trPr>
        <w:tc>
          <w:tcPr>
            <w:tcW w:w="1833" w:type="dxa"/>
            <w:shd w:val="clear" w:color="auto" w:fill="auto"/>
            <w:tcMar>
              <w:top w:w="100" w:type="dxa"/>
              <w:left w:w="100" w:type="dxa"/>
              <w:bottom w:w="100" w:type="dxa"/>
              <w:right w:w="100" w:type="dxa"/>
            </w:tcMar>
          </w:tcPr>
          <w:p w14:paraId="0000033A" w14:textId="77777777" w:rsidR="0095013F" w:rsidRDefault="001C5456">
            <w:pPr>
              <w:widowControl w:val="0"/>
              <w:spacing w:line="240" w:lineRule="auto"/>
              <w:rPr>
                <w:b/>
              </w:rPr>
            </w:pPr>
            <w:r>
              <w:rPr>
                <w:b/>
              </w:rPr>
              <w:lastRenderedPageBreak/>
              <w:t xml:space="preserve">Concepto </w:t>
            </w:r>
          </w:p>
        </w:tc>
        <w:tc>
          <w:tcPr>
            <w:tcW w:w="11579" w:type="dxa"/>
            <w:gridSpan w:val="2"/>
            <w:shd w:val="clear" w:color="auto" w:fill="auto"/>
            <w:tcMar>
              <w:top w:w="100" w:type="dxa"/>
              <w:left w:w="100" w:type="dxa"/>
              <w:bottom w:w="100" w:type="dxa"/>
              <w:right w:w="100" w:type="dxa"/>
            </w:tcMar>
          </w:tcPr>
          <w:p w14:paraId="0000033B" w14:textId="14AE7849" w:rsidR="0095013F" w:rsidRDefault="001C5456">
            <w:pPr>
              <w:widowControl w:val="0"/>
              <w:spacing w:line="240" w:lineRule="auto"/>
              <w:jc w:val="both"/>
            </w:pPr>
            <w:r>
              <w:t xml:space="preserve">El desarrollo dirigido por pruebas TDD, es un proceso </w:t>
            </w:r>
            <w:r w:rsidR="00096162">
              <w:t xml:space="preserve">en el </w:t>
            </w:r>
            <w:r>
              <w:t>que se construyen primero las pruebas antes de escribir el código, y cuando las pruebas son exitosas se limpia el código para realizar los preparativos del paso a producción.</w:t>
            </w:r>
          </w:p>
          <w:p w14:paraId="0000033C" w14:textId="31BF772F" w:rsidR="0095013F" w:rsidRDefault="001C5456">
            <w:pPr>
              <w:widowControl w:val="0"/>
              <w:spacing w:line="240" w:lineRule="auto"/>
              <w:jc w:val="both"/>
            </w:pPr>
            <w:r>
              <w:t xml:space="preserve">La premisa de TDD según Kent Beck </w:t>
            </w:r>
            <w:r w:rsidR="00096162">
              <w:t xml:space="preserve">es </w:t>
            </w:r>
            <w:r>
              <w:t>que todo código desarrollado debe ser probado y refactorizado constantemente.</w:t>
            </w:r>
          </w:p>
        </w:tc>
      </w:tr>
      <w:tr w:rsidR="0095013F" w14:paraId="16B55098" w14:textId="77777777">
        <w:trPr>
          <w:trHeight w:val="420"/>
        </w:trPr>
        <w:tc>
          <w:tcPr>
            <w:tcW w:w="1833" w:type="dxa"/>
            <w:shd w:val="clear" w:color="auto" w:fill="auto"/>
            <w:tcMar>
              <w:top w:w="100" w:type="dxa"/>
              <w:left w:w="100" w:type="dxa"/>
              <w:bottom w:w="100" w:type="dxa"/>
              <w:right w:w="100" w:type="dxa"/>
            </w:tcMar>
          </w:tcPr>
          <w:p w14:paraId="0000033E" w14:textId="77777777" w:rsidR="0095013F" w:rsidRDefault="001C5456">
            <w:pPr>
              <w:widowControl w:val="0"/>
              <w:spacing w:line="240" w:lineRule="auto"/>
              <w:rPr>
                <w:b/>
              </w:rPr>
            </w:pPr>
            <w:r>
              <w:rPr>
                <w:b/>
              </w:rPr>
              <w:t>Características</w:t>
            </w:r>
          </w:p>
        </w:tc>
        <w:tc>
          <w:tcPr>
            <w:tcW w:w="11579" w:type="dxa"/>
            <w:gridSpan w:val="2"/>
            <w:shd w:val="clear" w:color="auto" w:fill="auto"/>
            <w:tcMar>
              <w:top w:w="100" w:type="dxa"/>
              <w:left w:w="100" w:type="dxa"/>
              <w:bottom w:w="100" w:type="dxa"/>
              <w:right w:w="100" w:type="dxa"/>
            </w:tcMar>
          </w:tcPr>
          <w:p w14:paraId="0000033F" w14:textId="17D7822D" w:rsidR="0095013F" w:rsidRDefault="001C5456">
            <w:pPr>
              <w:widowControl w:val="0"/>
              <w:spacing w:line="240" w:lineRule="auto"/>
              <w:jc w:val="both"/>
            </w:pPr>
            <w:r>
              <w:t>Además de</w:t>
            </w:r>
            <w:r w:rsidR="005352E7">
              <w:t>l</w:t>
            </w:r>
            <w:r>
              <w:t xml:space="preserve"> gran beneficio de TDD </w:t>
            </w:r>
            <w:r w:rsidR="005352E7">
              <w:t>de</w:t>
            </w:r>
            <w:r>
              <w:t xml:space="preserve"> mantener </w:t>
            </w:r>
            <w:r w:rsidR="005352E7">
              <w:t xml:space="preserve">el </w:t>
            </w:r>
            <w:r>
              <w:t xml:space="preserve">código probado constantemente, también logra la notificación de errores de forma temprana y un diagnóstico sencillo de los errores donde se puede evidenciar lo que ha fallado. </w:t>
            </w:r>
          </w:p>
          <w:p w14:paraId="00000340" w14:textId="77777777" w:rsidR="0095013F" w:rsidRDefault="001C5456">
            <w:pPr>
              <w:widowControl w:val="0"/>
              <w:spacing w:line="240" w:lineRule="auto"/>
            </w:pPr>
            <w:r>
              <w:t>Características principales o beneficios de TDD:</w:t>
            </w:r>
          </w:p>
          <w:p w14:paraId="00000341" w14:textId="77777777" w:rsidR="0095013F" w:rsidRDefault="001C5456">
            <w:pPr>
              <w:widowControl w:val="0"/>
              <w:numPr>
                <w:ilvl w:val="0"/>
                <w:numId w:val="23"/>
              </w:numPr>
              <w:pBdr>
                <w:top w:val="nil"/>
                <w:left w:val="nil"/>
                <w:bottom w:val="nil"/>
                <w:right w:val="nil"/>
                <w:between w:val="nil"/>
              </w:pBdr>
              <w:spacing w:line="240" w:lineRule="auto"/>
              <w:ind w:left="319"/>
            </w:pPr>
            <w:r>
              <w:rPr>
                <w:color w:val="000000"/>
              </w:rPr>
              <w:t>Mejora la flexibilidad del desarrollo del código, facilita la incorporación de nuevas contrataciones.</w:t>
            </w:r>
          </w:p>
          <w:p w14:paraId="00000342" w14:textId="04A73BAE" w:rsidR="0095013F" w:rsidRDefault="001C5456">
            <w:pPr>
              <w:widowControl w:val="0"/>
              <w:numPr>
                <w:ilvl w:val="0"/>
                <w:numId w:val="23"/>
              </w:numPr>
              <w:pBdr>
                <w:top w:val="nil"/>
                <w:left w:val="nil"/>
                <w:bottom w:val="nil"/>
                <w:right w:val="nil"/>
                <w:between w:val="nil"/>
              </w:pBdr>
              <w:spacing w:line="240" w:lineRule="auto"/>
              <w:ind w:left="319"/>
            </w:pPr>
            <w:r>
              <w:rPr>
                <w:color w:val="000000"/>
              </w:rPr>
              <w:t>Reducción de costo en mejoras, se mantiene el código limpio y se minimizan los riesgos</w:t>
            </w:r>
            <w:r w:rsidR="005352E7">
              <w:rPr>
                <w:color w:val="000000"/>
              </w:rPr>
              <w:t>.</w:t>
            </w:r>
          </w:p>
          <w:p w14:paraId="00000343" w14:textId="77777777" w:rsidR="0095013F" w:rsidRDefault="001C5456">
            <w:pPr>
              <w:widowControl w:val="0"/>
              <w:numPr>
                <w:ilvl w:val="0"/>
                <w:numId w:val="23"/>
              </w:numPr>
              <w:pBdr>
                <w:top w:val="nil"/>
                <w:left w:val="nil"/>
                <w:bottom w:val="nil"/>
                <w:right w:val="nil"/>
                <w:between w:val="nil"/>
              </w:pBdr>
              <w:spacing w:line="240" w:lineRule="auto"/>
              <w:ind w:left="319"/>
            </w:pPr>
            <w:r>
              <w:rPr>
                <w:color w:val="000000"/>
              </w:rPr>
              <w:t>Desarrollo entorno a la integración, entregas oportunas y despliegues continuos.</w:t>
            </w:r>
          </w:p>
          <w:p w14:paraId="00000344" w14:textId="7C5E014A" w:rsidR="0095013F" w:rsidRDefault="001C5456">
            <w:pPr>
              <w:widowControl w:val="0"/>
              <w:numPr>
                <w:ilvl w:val="0"/>
                <w:numId w:val="23"/>
              </w:numPr>
              <w:pBdr>
                <w:top w:val="nil"/>
                <w:left w:val="nil"/>
                <w:bottom w:val="nil"/>
                <w:right w:val="nil"/>
                <w:between w:val="nil"/>
              </w:pBdr>
              <w:spacing w:line="240" w:lineRule="auto"/>
              <w:ind w:left="319"/>
            </w:pPr>
            <w:r>
              <w:rPr>
                <w:color w:val="000000"/>
              </w:rPr>
              <w:t>Disminución en número de errores</w:t>
            </w:r>
            <w:r w:rsidR="005352E7">
              <w:rPr>
                <w:color w:val="000000"/>
              </w:rPr>
              <w:t>.</w:t>
            </w:r>
          </w:p>
          <w:p w14:paraId="00000345" w14:textId="381DFA37" w:rsidR="0095013F" w:rsidRDefault="001C5456">
            <w:pPr>
              <w:widowControl w:val="0"/>
              <w:numPr>
                <w:ilvl w:val="0"/>
                <w:numId w:val="23"/>
              </w:numPr>
              <w:pBdr>
                <w:top w:val="nil"/>
                <w:left w:val="nil"/>
                <w:bottom w:val="nil"/>
                <w:right w:val="nil"/>
                <w:between w:val="nil"/>
              </w:pBdr>
              <w:spacing w:line="240" w:lineRule="auto"/>
              <w:ind w:left="319"/>
            </w:pPr>
            <w:r>
              <w:rPr>
                <w:color w:val="000000"/>
              </w:rPr>
              <w:t>Reducción en los costos de soporte</w:t>
            </w:r>
            <w:r w:rsidR="005352E7">
              <w:rPr>
                <w:color w:val="000000"/>
              </w:rPr>
              <w:t>.</w:t>
            </w:r>
          </w:p>
        </w:tc>
      </w:tr>
      <w:tr w:rsidR="0095013F" w14:paraId="0ADA9082" w14:textId="77777777">
        <w:trPr>
          <w:trHeight w:val="420"/>
        </w:trPr>
        <w:tc>
          <w:tcPr>
            <w:tcW w:w="1833" w:type="dxa"/>
            <w:shd w:val="clear" w:color="auto" w:fill="auto"/>
            <w:tcMar>
              <w:top w:w="100" w:type="dxa"/>
              <w:left w:w="100" w:type="dxa"/>
              <w:bottom w:w="100" w:type="dxa"/>
              <w:right w:w="100" w:type="dxa"/>
            </w:tcMar>
          </w:tcPr>
          <w:p w14:paraId="00000347" w14:textId="3D6461A7" w:rsidR="0095013F" w:rsidRDefault="001C5456">
            <w:pPr>
              <w:widowControl w:val="0"/>
              <w:spacing w:line="240" w:lineRule="auto"/>
              <w:rPr>
                <w:b/>
              </w:rPr>
            </w:pPr>
            <w:r>
              <w:rPr>
                <w:b/>
              </w:rPr>
              <w:t>Pruebas (Pr</w:t>
            </w:r>
            <w:r w:rsidR="005352E7">
              <w:rPr>
                <w:b/>
              </w:rPr>
              <w:t>á</w:t>
            </w:r>
            <w:r>
              <w:rPr>
                <w:b/>
              </w:rPr>
              <w:t>cticas)</w:t>
            </w:r>
          </w:p>
        </w:tc>
        <w:tc>
          <w:tcPr>
            <w:tcW w:w="11579" w:type="dxa"/>
            <w:gridSpan w:val="2"/>
            <w:shd w:val="clear" w:color="auto" w:fill="auto"/>
            <w:tcMar>
              <w:top w:w="100" w:type="dxa"/>
              <w:left w:w="100" w:type="dxa"/>
              <w:bottom w:w="100" w:type="dxa"/>
              <w:right w:w="100" w:type="dxa"/>
            </w:tcMar>
          </w:tcPr>
          <w:p w14:paraId="00000348" w14:textId="602A9C5E" w:rsidR="0095013F" w:rsidRDefault="001C5456">
            <w:pPr>
              <w:widowControl w:val="0"/>
              <w:spacing w:line="240" w:lineRule="auto"/>
              <w:jc w:val="both"/>
            </w:pPr>
            <w:r>
              <w:t xml:space="preserve">La metodología de TDD es muy sencilla de implementar, </w:t>
            </w:r>
            <w:r w:rsidR="005352E7">
              <w:t xml:space="preserve">al </w:t>
            </w:r>
            <w:r>
              <w:t>escribir un test que pruebe el código que se quiere desarrollar. TDD es un mecanismo de comunicación fluida, se implementa un ciclo de RED – GREEN – REFACTOR, una vez se encuentre en la fase de verde, se debe quitar duplicación y refactorizar, esta se basa en tres leyes:</w:t>
            </w:r>
          </w:p>
          <w:p w14:paraId="00000349" w14:textId="77777777" w:rsidR="0095013F" w:rsidRDefault="001C5456">
            <w:pPr>
              <w:widowControl w:val="0"/>
              <w:numPr>
                <w:ilvl w:val="0"/>
                <w:numId w:val="24"/>
              </w:numPr>
              <w:pBdr>
                <w:top w:val="nil"/>
                <w:left w:val="nil"/>
                <w:bottom w:val="nil"/>
                <w:right w:val="nil"/>
                <w:between w:val="nil"/>
              </w:pBdr>
              <w:spacing w:line="240" w:lineRule="auto"/>
              <w:ind w:left="319"/>
              <w:jc w:val="both"/>
            </w:pPr>
            <w:r>
              <w:rPr>
                <w:color w:val="000000"/>
              </w:rPr>
              <w:t>Se construye primero el test y luego se procede a construir código</w:t>
            </w:r>
          </w:p>
          <w:p w14:paraId="0000034A" w14:textId="77777777" w:rsidR="0095013F" w:rsidRDefault="001C5456">
            <w:pPr>
              <w:widowControl w:val="0"/>
              <w:numPr>
                <w:ilvl w:val="0"/>
                <w:numId w:val="24"/>
              </w:numPr>
              <w:pBdr>
                <w:top w:val="nil"/>
                <w:left w:val="nil"/>
                <w:bottom w:val="nil"/>
                <w:right w:val="nil"/>
                <w:between w:val="nil"/>
              </w:pBdr>
              <w:spacing w:line="240" w:lineRule="auto"/>
              <w:ind w:left="319"/>
              <w:jc w:val="both"/>
            </w:pPr>
            <w:r>
              <w:rPr>
                <w:color w:val="000000"/>
              </w:rPr>
              <w:t>Es suficiente una prueba unitaria para probar el código</w:t>
            </w:r>
          </w:p>
          <w:p w14:paraId="0000034B" w14:textId="77777777" w:rsidR="0095013F" w:rsidRDefault="001C5456">
            <w:pPr>
              <w:widowControl w:val="0"/>
              <w:numPr>
                <w:ilvl w:val="0"/>
                <w:numId w:val="24"/>
              </w:numPr>
              <w:pBdr>
                <w:top w:val="nil"/>
                <w:left w:val="nil"/>
                <w:bottom w:val="nil"/>
                <w:right w:val="nil"/>
                <w:between w:val="nil"/>
              </w:pBdr>
              <w:spacing w:line="240" w:lineRule="auto"/>
              <w:ind w:left="319"/>
              <w:jc w:val="both"/>
            </w:pPr>
            <w:r>
              <w:rPr>
                <w:color w:val="000000"/>
              </w:rPr>
              <w:t>No exceder en el tamaño del código que se requiere pasar por una prueba unitaria.</w:t>
            </w:r>
          </w:p>
          <w:p w14:paraId="0000034C" w14:textId="77777777" w:rsidR="0095013F" w:rsidRDefault="0095013F">
            <w:pPr>
              <w:widowControl w:val="0"/>
              <w:spacing w:line="240" w:lineRule="auto"/>
              <w:ind w:left="-41"/>
              <w:jc w:val="both"/>
            </w:pPr>
          </w:p>
          <w:p w14:paraId="0000034D" w14:textId="4F03218D" w:rsidR="0095013F" w:rsidRDefault="005352E7">
            <w:pPr>
              <w:widowControl w:val="0"/>
              <w:spacing w:line="240" w:lineRule="auto"/>
              <w:ind w:left="-41"/>
              <w:jc w:val="both"/>
            </w:pPr>
            <w:r>
              <w:t>Hacer</w:t>
            </w:r>
            <w:r w:rsidR="001C5456">
              <w:t xml:space="preserve"> clic</w:t>
            </w:r>
            <w:r w:rsidR="001C5456">
              <w:rPr>
                <w:color w:val="000000"/>
              </w:rPr>
              <w:t xml:space="preserve"> en el documento </w:t>
            </w:r>
            <w:sdt>
              <w:sdtPr>
                <w:tag w:val="goog_rdk_2"/>
                <w:id w:val="-1983759712"/>
              </w:sdtPr>
              <w:sdtContent>
                <w:commentRangeStart w:id="17"/>
              </w:sdtContent>
            </w:sdt>
            <w:r w:rsidR="001C5456">
              <w:rPr>
                <w:color w:val="000000"/>
              </w:rPr>
              <w:t>anexo</w:t>
            </w:r>
            <w:commentRangeEnd w:id="17"/>
            <w:r w:rsidR="001C5456">
              <w:commentReference w:id="17"/>
            </w:r>
            <w:r w:rsidR="001C5456">
              <w:rPr>
                <w:color w:val="000000"/>
              </w:rPr>
              <w:t xml:space="preserve"> </w:t>
            </w:r>
            <w:r>
              <w:rPr>
                <w:color w:val="000000"/>
              </w:rPr>
              <w:t xml:space="preserve">para </w:t>
            </w:r>
            <w:r w:rsidR="001C5456">
              <w:rPr>
                <w:color w:val="000000"/>
              </w:rPr>
              <w:t>conocer más sobre estas pruebas.</w:t>
            </w:r>
          </w:p>
        </w:tc>
      </w:tr>
    </w:tbl>
    <w:p w14:paraId="0000034F" w14:textId="77777777" w:rsidR="0095013F" w:rsidRDefault="0095013F">
      <w:pPr>
        <w:pBdr>
          <w:top w:val="nil"/>
          <w:left w:val="nil"/>
          <w:bottom w:val="nil"/>
          <w:right w:val="nil"/>
          <w:between w:val="nil"/>
        </w:pBdr>
        <w:spacing w:after="120" w:line="240" w:lineRule="auto"/>
        <w:rPr>
          <w:b/>
          <w:color w:val="000000"/>
        </w:rPr>
      </w:pPr>
    </w:p>
    <w:p w14:paraId="00000350" w14:textId="77777777" w:rsidR="0095013F" w:rsidRDefault="001C5456">
      <w:pPr>
        <w:spacing w:line="240" w:lineRule="auto"/>
        <w:rPr>
          <w:b/>
          <w:color w:val="000000"/>
        </w:rPr>
      </w:pPr>
      <w:r>
        <w:rPr>
          <w:b/>
          <w:color w:val="000000"/>
        </w:rPr>
        <w:t xml:space="preserve">6.3. Codificación de casos </w:t>
      </w:r>
    </w:p>
    <w:tbl>
      <w:tblPr>
        <w:tblStyle w:val="a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95013F" w14:paraId="7DE68E36" w14:textId="77777777">
        <w:trPr>
          <w:trHeight w:val="580"/>
        </w:trPr>
        <w:tc>
          <w:tcPr>
            <w:tcW w:w="1432" w:type="dxa"/>
            <w:shd w:val="clear" w:color="auto" w:fill="C9DAF8"/>
            <w:tcMar>
              <w:top w:w="100" w:type="dxa"/>
              <w:left w:w="100" w:type="dxa"/>
              <w:bottom w:w="100" w:type="dxa"/>
              <w:right w:w="100" w:type="dxa"/>
            </w:tcMar>
          </w:tcPr>
          <w:p w14:paraId="00000351" w14:textId="77777777" w:rsidR="0095013F" w:rsidRDefault="001C5456">
            <w:pPr>
              <w:widowControl w:val="0"/>
              <w:pBdr>
                <w:top w:val="nil"/>
                <w:left w:val="nil"/>
                <w:bottom w:val="nil"/>
                <w:right w:val="nil"/>
                <w:between w:val="nil"/>
              </w:pBdr>
              <w:spacing w:line="240" w:lineRule="auto"/>
            </w:pPr>
            <w:r>
              <w:t>Tipo de recurso</w:t>
            </w:r>
          </w:p>
        </w:tc>
        <w:tc>
          <w:tcPr>
            <w:tcW w:w="11980" w:type="dxa"/>
            <w:shd w:val="clear" w:color="auto" w:fill="C9DAF8"/>
            <w:tcMar>
              <w:top w:w="100" w:type="dxa"/>
              <w:left w:w="100" w:type="dxa"/>
              <w:bottom w:w="100" w:type="dxa"/>
              <w:right w:w="100" w:type="dxa"/>
            </w:tcMar>
          </w:tcPr>
          <w:p w14:paraId="00000352" w14:textId="77777777" w:rsidR="0095013F" w:rsidRDefault="001C5456">
            <w:pPr>
              <w:pStyle w:val="Ttulo"/>
              <w:jc w:val="center"/>
              <w:rPr>
                <w:sz w:val="22"/>
                <w:szCs w:val="22"/>
              </w:rPr>
            </w:pPr>
            <w:r>
              <w:rPr>
                <w:sz w:val="22"/>
                <w:szCs w:val="22"/>
              </w:rPr>
              <w:t>Cajón de texto de color</w:t>
            </w:r>
          </w:p>
        </w:tc>
      </w:tr>
      <w:tr w:rsidR="0095013F" w14:paraId="10EA964C" w14:textId="77777777">
        <w:trPr>
          <w:trHeight w:val="420"/>
        </w:trPr>
        <w:tc>
          <w:tcPr>
            <w:tcW w:w="13412" w:type="dxa"/>
            <w:gridSpan w:val="2"/>
            <w:shd w:val="clear" w:color="auto" w:fill="auto"/>
            <w:tcMar>
              <w:top w:w="100" w:type="dxa"/>
              <w:left w:w="100" w:type="dxa"/>
              <w:bottom w:w="100" w:type="dxa"/>
              <w:right w:w="100" w:type="dxa"/>
            </w:tcMar>
          </w:tcPr>
          <w:p w14:paraId="00000353" w14:textId="726E6AB5" w:rsidR="0095013F" w:rsidRDefault="001C5456">
            <w:pPr>
              <w:pBdr>
                <w:top w:val="nil"/>
                <w:left w:val="nil"/>
                <w:bottom w:val="nil"/>
                <w:right w:val="nil"/>
                <w:between w:val="nil"/>
              </w:pBdr>
              <w:spacing w:after="120" w:line="240" w:lineRule="auto"/>
              <w:jc w:val="both"/>
              <w:rPr>
                <w:color w:val="000000"/>
              </w:rPr>
            </w:pPr>
            <w:r>
              <w:rPr>
                <w:color w:val="000000"/>
              </w:rPr>
              <w:lastRenderedPageBreak/>
              <w:t xml:space="preserve">Un caso de prueba es una serie de acciones de codificación que los programadores ejecutan para verificar diferentes funciones del </w:t>
            </w:r>
            <w:r w:rsidR="002C1226" w:rsidRPr="002C1226">
              <w:rPr>
                <w:i/>
                <w:iCs/>
                <w:color w:val="000000"/>
              </w:rPr>
              <w:t>software</w:t>
            </w:r>
            <w:r>
              <w:rPr>
                <w:color w:val="000000"/>
              </w:rPr>
              <w:t xml:space="preserve">. Los casos de prueba contienen pasos de análisis, condiciones de comportamiento y resultados de las acciones.  </w:t>
            </w:r>
          </w:p>
          <w:p w14:paraId="00000354" w14:textId="77777777" w:rsidR="0095013F" w:rsidRDefault="001C5456">
            <w:pPr>
              <w:jc w:val="center"/>
            </w:pPr>
            <w:r>
              <w:rPr>
                <w:noProof/>
              </w:rPr>
              <w:drawing>
                <wp:inline distT="0" distB="0" distL="0" distR="0" wp14:anchorId="0129C82F" wp14:editId="3AF15697">
                  <wp:extent cx="2756393" cy="1447106"/>
                  <wp:effectExtent l="0" t="0" r="0" b="0"/>
                  <wp:docPr id="245" name="image21.png" descr="Cómo hacer casos de prueba"/>
                  <wp:cNvGraphicFramePr/>
                  <a:graphic xmlns:a="http://schemas.openxmlformats.org/drawingml/2006/main">
                    <a:graphicData uri="http://schemas.openxmlformats.org/drawingml/2006/picture">
                      <pic:pic xmlns:pic="http://schemas.openxmlformats.org/drawingml/2006/picture">
                        <pic:nvPicPr>
                          <pic:cNvPr id="0" name="image21.png" descr="Cómo hacer casos de prueba"/>
                          <pic:cNvPicPr preferRelativeResize="0"/>
                        </pic:nvPicPr>
                        <pic:blipFill>
                          <a:blip r:embed="rId96"/>
                          <a:srcRect/>
                          <a:stretch>
                            <a:fillRect/>
                          </a:stretch>
                        </pic:blipFill>
                        <pic:spPr>
                          <a:xfrm>
                            <a:off x="0" y="0"/>
                            <a:ext cx="2756393" cy="1447106"/>
                          </a:xfrm>
                          <a:prstGeom prst="rect">
                            <a:avLst/>
                          </a:prstGeom>
                          <a:ln/>
                        </pic:spPr>
                      </pic:pic>
                    </a:graphicData>
                  </a:graphic>
                </wp:inline>
              </w:drawing>
            </w:r>
          </w:p>
          <w:p w14:paraId="00000355" w14:textId="77777777" w:rsidR="0095013F" w:rsidRDefault="001C5456">
            <w:pPr>
              <w:pBdr>
                <w:top w:val="nil"/>
                <w:left w:val="nil"/>
                <w:bottom w:val="nil"/>
                <w:right w:val="nil"/>
                <w:between w:val="nil"/>
              </w:pBdr>
              <w:spacing w:after="120" w:line="240" w:lineRule="auto"/>
              <w:rPr>
                <w:color w:val="000000"/>
              </w:rPr>
            </w:pPr>
            <w:r>
              <w:t xml:space="preserve">Imagen de referente: </w:t>
            </w:r>
            <w:hyperlink r:id="rId97">
              <w:r>
                <w:rPr>
                  <w:color w:val="0000FF"/>
                  <w:u w:val="single"/>
                </w:rPr>
                <w:t>https://www.diariodeqa.com/post/buenas-pr%C3%A1cticas-al-escribir-casos-de-prueba</w:t>
              </w:r>
            </w:hyperlink>
          </w:p>
          <w:p w14:paraId="00000356" w14:textId="77777777" w:rsidR="0095013F" w:rsidRDefault="001C5456">
            <w:pPr>
              <w:jc w:val="both"/>
            </w:pPr>
            <w:r>
              <w:rPr>
                <w:b/>
              </w:rPr>
              <w:t>Imagen</w:t>
            </w:r>
            <w:r>
              <w:t xml:space="preserve"> 228130_i48</w:t>
            </w:r>
          </w:p>
          <w:p w14:paraId="00000357" w14:textId="77777777" w:rsidR="0095013F" w:rsidRDefault="0095013F">
            <w:pPr>
              <w:pBdr>
                <w:top w:val="nil"/>
                <w:left w:val="nil"/>
                <w:bottom w:val="nil"/>
                <w:right w:val="nil"/>
                <w:between w:val="nil"/>
              </w:pBdr>
              <w:spacing w:after="120" w:line="240" w:lineRule="auto"/>
              <w:rPr>
                <w:color w:val="000000"/>
              </w:rPr>
            </w:pPr>
          </w:p>
          <w:p w14:paraId="00000358" w14:textId="77777777" w:rsidR="0095013F" w:rsidRDefault="001C5456">
            <w:pPr>
              <w:pBdr>
                <w:top w:val="nil"/>
                <w:left w:val="nil"/>
                <w:bottom w:val="nil"/>
                <w:right w:val="nil"/>
                <w:between w:val="nil"/>
              </w:pBdr>
              <w:spacing w:after="120" w:line="240" w:lineRule="auto"/>
              <w:rPr>
                <w:color w:val="000000"/>
              </w:rPr>
            </w:pPr>
            <w:r>
              <w:rPr>
                <w:color w:val="000000"/>
              </w:rPr>
              <w:t>Características</w:t>
            </w:r>
          </w:p>
          <w:p w14:paraId="00000359" w14:textId="77777777" w:rsidR="0095013F" w:rsidRDefault="001C5456">
            <w:pPr>
              <w:numPr>
                <w:ilvl w:val="0"/>
                <w:numId w:val="25"/>
              </w:numPr>
              <w:pBdr>
                <w:top w:val="nil"/>
                <w:left w:val="nil"/>
                <w:bottom w:val="nil"/>
                <w:right w:val="nil"/>
                <w:between w:val="nil"/>
              </w:pBdr>
              <w:spacing w:line="240" w:lineRule="auto"/>
              <w:ind w:left="321"/>
              <w:rPr>
                <w:color w:val="000000"/>
              </w:rPr>
            </w:pPr>
            <w:r>
              <w:rPr>
                <w:color w:val="000000"/>
              </w:rPr>
              <w:t>Solo prueba una cosa en un caso de prueba</w:t>
            </w:r>
          </w:p>
          <w:p w14:paraId="0000035A" w14:textId="462B0EEA" w:rsidR="0095013F" w:rsidRDefault="005352E7">
            <w:pPr>
              <w:numPr>
                <w:ilvl w:val="0"/>
                <w:numId w:val="25"/>
              </w:numPr>
              <w:pBdr>
                <w:top w:val="nil"/>
                <w:left w:val="nil"/>
                <w:bottom w:val="nil"/>
                <w:right w:val="nil"/>
                <w:between w:val="nil"/>
              </w:pBdr>
              <w:spacing w:line="240" w:lineRule="auto"/>
              <w:ind w:left="321"/>
              <w:rPr>
                <w:color w:val="000000"/>
              </w:rPr>
            </w:pPr>
            <w:r>
              <w:rPr>
                <w:color w:val="000000"/>
              </w:rPr>
              <w:t>D</w:t>
            </w:r>
            <w:r w:rsidR="001C5456">
              <w:rPr>
                <w:color w:val="000000"/>
              </w:rPr>
              <w:t>ebe tener un propósito exacto</w:t>
            </w:r>
          </w:p>
          <w:p w14:paraId="0000035B" w14:textId="6C894A16" w:rsidR="0095013F" w:rsidRDefault="005352E7">
            <w:pPr>
              <w:numPr>
                <w:ilvl w:val="0"/>
                <w:numId w:val="25"/>
              </w:numPr>
              <w:pBdr>
                <w:top w:val="nil"/>
                <w:left w:val="nil"/>
                <w:bottom w:val="nil"/>
                <w:right w:val="nil"/>
                <w:between w:val="nil"/>
              </w:pBdr>
              <w:spacing w:line="240" w:lineRule="auto"/>
              <w:ind w:left="321"/>
              <w:rPr>
                <w:color w:val="000000"/>
              </w:rPr>
            </w:pPr>
            <w:r>
              <w:rPr>
                <w:color w:val="000000"/>
              </w:rPr>
              <w:t>D</w:t>
            </w:r>
            <w:r w:rsidR="001C5456">
              <w:rPr>
                <w:color w:val="000000"/>
              </w:rPr>
              <w:t>ebe estar escrito en un lenguaje claro y fácil de entender</w:t>
            </w:r>
          </w:p>
          <w:p w14:paraId="0000035C" w14:textId="69EC21E7" w:rsidR="0095013F" w:rsidRDefault="005352E7">
            <w:pPr>
              <w:numPr>
                <w:ilvl w:val="0"/>
                <w:numId w:val="25"/>
              </w:numPr>
              <w:pBdr>
                <w:top w:val="nil"/>
                <w:left w:val="nil"/>
                <w:bottom w:val="nil"/>
                <w:right w:val="nil"/>
                <w:between w:val="nil"/>
              </w:pBdr>
              <w:spacing w:line="240" w:lineRule="auto"/>
              <w:ind w:left="321"/>
              <w:rPr>
                <w:color w:val="000000"/>
              </w:rPr>
            </w:pPr>
            <w:r>
              <w:rPr>
                <w:color w:val="000000"/>
              </w:rPr>
              <w:t>D</w:t>
            </w:r>
            <w:r w:rsidR="001C5456">
              <w:rPr>
                <w:color w:val="000000"/>
              </w:rPr>
              <w:t>ebe ser relativamente pequeño</w:t>
            </w:r>
          </w:p>
          <w:p w14:paraId="0000035D" w14:textId="2A94C5EF" w:rsidR="0095013F" w:rsidRDefault="005352E7">
            <w:pPr>
              <w:numPr>
                <w:ilvl w:val="0"/>
                <w:numId w:val="25"/>
              </w:numPr>
              <w:pBdr>
                <w:top w:val="nil"/>
                <w:left w:val="nil"/>
                <w:bottom w:val="nil"/>
                <w:right w:val="nil"/>
                <w:between w:val="nil"/>
              </w:pBdr>
              <w:spacing w:line="240" w:lineRule="auto"/>
              <w:ind w:left="321"/>
              <w:rPr>
                <w:color w:val="000000"/>
              </w:rPr>
            </w:pPr>
            <w:r>
              <w:rPr>
                <w:color w:val="000000"/>
              </w:rPr>
              <w:t>D</w:t>
            </w:r>
            <w:r w:rsidR="001C5456">
              <w:rPr>
                <w:color w:val="000000"/>
              </w:rPr>
              <w:t>ebe ser independiente</w:t>
            </w:r>
          </w:p>
          <w:p w14:paraId="0000035E" w14:textId="743E7B34" w:rsidR="0095013F" w:rsidRDefault="005352E7">
            <w:pPr>
              <w:numPr>
                <w:ilvl w:val="0"/>
                <w:numId w:val="25"/>
              </w:numPr>
              <w:pBdr>
                <w:top w:val="nil"/>
                <w:left w:val="nil"/>
                <w:bottom w:val="nil"/>
                <w:right w:val="nil"/>
                <w:between w:val="nil"/>
              </w:pBdr>
              <w:spacing w:line="240" w:lineRule="auto"/>
              <w:ind w:left="321"/>
              <w:rPr>
                <w:color w:val="000000"/>
              </w:rPr>
            </w:pPr>
            <w:r>
              <w:rPr>
                <w:color w:val="000000"/>
              </w:rPr>
              <w:t>N</w:t>
            </w:r>
            <w:r w:rsidR="001C5456">
              <w:rPr>
                <w:color w:val="000000"/>
              </w:rPr>
              <w:t>o debe tener pasos o palabras innecesarias</w:t>
            </w:r>
          </w:p>
          <w:p w14:paraId="0000035F" w14:textId="1C096C02" w:rsidR="0095013F" w:rsidRDefault="005352E7">
            <w:pPr>
              <w:numPr>
                <w:ilvl w:val="0"/>
                <w:numId w:val="25"/>
              </w:numPr>
              <w:pBdr>
                <w:top w:val="nil"/>
                <w:left w:val="nil"/>
                <w:bottom w:val="nil"/>
                <w:right w:val="nil"/>
                <w:between w:val="nil"/>
              </w:pBdr>
              <w:spacing w:line="240" w:lineRule="auto"/>
              <w:ind w:left="321"/>
              <w:rPr>
                <w:color w:val="000000"/>
              </w:rPr>
            </w:pPr>
            <w:r>
              <w:rPr>
                <w:color w:val="000000"/>
              </w:rPr>
              <w:t>D</w:t>
            </w:r>
            <w:r w:rsidR="001C5456">
              <w:rPr>
                <w:color w:val="000000"/>
              </w:rPr>
              <w:t>ebe ser repetible</w:t>
            </w:r>
          </w:p>
          <w:p w14:paraId="00000360" w14:textId="308154C8" w:rsidR="0095013F" w:rsidRDefault="005352E7">
            <w:pPr>
              <w:numPr>
                <w:ilvl w:val="0"/>
                <w:numId w:val="25"/>
              </w:numPr>
              <w:pBdr>
                <w:top w:val="nil"/>
                <w:left w:val="nil"/>
                <w:bottom w:val="nil"/>
                <w:right w:val="nil"/>
                <w:between w:val="nil"/>
              </w:pBdr>
              <w:spacing w:after="120" w:line="240" w:lineRule="auto"/>
              <w:ind w:left="321"/>
              <w:jc w:val="both"/>
            </w:pPr>
            <w:r>
              <w:rPr>
                <w:color w:val="000000"/>
              </w:rPr>
              <w:t>D</w:t>
            </w:r>
            <w:r w:rsidR="001C5456">
              <w:rPr>
                <w:color w:val="000000"/>
              </w:rPr>
              <w:t>ebe usar terminología consistente e identificación de funcionalidad</w:t>
            </w:r>
          </w:p>
        </w:tc>
      </w:tr>
    </w:tbl>
    <w:p w14:paraId="00000362" w14:textId="77777777" w:rsidR="0095013F" w:rsidRDefault="0095013F">
      <w:pPr>
        <w:pBdr>
          <w:top w:val="nil"/>
          <w:left w:val="nil"/>
          <w:bottom w:val="nil"/>
          <w:right w:val="nil"/>
          <w:between w:val="nil"/>
        </w:pBdr>
        <w:spacing w:after="120" w:line="240" w:lineRule="auto"/>
        <w:rPr>
          <w:color w:val="000000"/>
        </w:rPr>
      </w:pPr>
    </w:p>
    <w:p w14:paraId="00000363" w14:textId="77777777" w:rsidR="0095013F" w:rsidRDefault="001C5456">
      <w:pPr>
        <w:pBdr>
          <w:top w:val="nil"/>
          <w:left w:val="nil"/>
          <w:bottom w:val="nil"/>
          <w:right w:val="nil"/>
          <w:between w:val="nil"/>
        </w:pBdr>
        <w:spacing w:after="120" w:line="240" w:lineRule="auto"/>
        <w:rPr>
          <w:b/>
          <w:color w:val="000000"/>
        </w:rPr>
      </w:pPr>
      <w:r>
        <w:rPr>
          <w:b/>
          <w:color w:val="000000"/>
        </w:rPr>
        <w:t>6.4. Documentación de pruebas</w:t>
      </w:r>
    </w:p>
    <w:p w14:paraId="00000364" w14:textId="77777777" w:rsidR="0095013F" w:rsidRDefault="0095013F"/>
    <w:tbl>
      <w:tblPr>
        <w:tblStyle w:val="afffb"/>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8869"/>
        <w:gridCol w:w="3009"/>
      </w:tblGrid>
      <w:tr w:rsidR="0095013F" w14:paraId="12948BA6" w14:textId="77777777">
        <w:trPr>
          <w:trHeight w:val="580"/>
        </w:trPr>
        <w:tc>
          <w:tcPr>
            <w:tcW w:w="1533" w:type="dxa"/>
            <w:shd w:val="clear" w:color="auto" w:fill="C9DAF8"/>
            <w:tcMar>
              <w:top w:w="100" w:type="dxa"/>
              <w:left w:w="100" w:type="dxa"/>
              <w:bottom w:w="100" w:type="dxa"/>
              <w:right w:w="100" w:type="dxa"/>
            </w:tcMar>
          </w:tcPr>
          <w:p w14:paraId="00000365" w14:textId="77777777" w:rsidR="0095013F" w:rsidRDefault="001C5456">
            <w:pPr>
              <w:widowControl w:val="0"/>
              <w:spacing w:line="240" w:lineRule="auto"/>
              <w:jc w:val="center"/>
              <w:rPr>
                <w:b/>
              </w:rPr>
            </w:pPr>
            <w:r>
              <w:rPr>
                <w:b/>
              </w:rPr>
              <w:lastRenderedPageBreak/>
              <w:t>Tipo de recurso</w:t>
            </w:r>
          </w:p>
        </w:tc>
        <w:tc>
          <w:tcPr>
            <w:tcW w:w="11878" w:type="dxa"/>
            <w:gridSpan w:val="2"/>
            <w:shd w:val="clear" w:color="auto" w:fill="C9DAF8"/>
            <w:tcMar>
              <w:top w:w="100" w:type="dxa"/>
              <w:left w:w="100" w:type="dxa"/>
              <w:bottom w:w="100" w:type="dxa"/>
              <w:right w:w="100" w:type="dxa"/>
            </w:tcMar>
          </w:tcPr>
          <w:p w14:paraId="00000366" w14:textId="77777777" w:rsidR="0095013F" w:rsidRDefault="001C5456">
            <w:pPr>
              <w:pStyle w:val="Ttulo"/>
              <w:widowControl w:val="0"/>
              <w:spacing w:line="240" w:lineRule="auto"/>
              <w:jc w:val="center"/>
              <w:rPr>
                <w:sz w:val="22"/>
                <w:szCs w:val="22"/>
              </w:rPr>
            </w:pPr>
            <w:r>
              <w:rPr>
                <w:sz w:val="22"/>
                <w:szCs w:val="22"/>
              </w:rPr>
              <w:t>Slider Presentación</w:t>
            </w:r>
          </w:p>
        </w:tc>
      </w:tr>
      <w:tr w:rsidR="0095013F" w14:paraId="67BE0EF5" w14:textId="77777777">
        <w:trPr>
          <w:trHeight w:val="420"/>
        </w:trPr>
        <w:tc>
          <w:tcPr>
            <w:tcW w:w="1533" w:type="dxa"/>
            <w:shd w:val="clear" w:color="auto" w:fill="auto"/>
            <w:tcMar>
              <w:top w:w="100" w:type="dxa"/>
              <w:left w:w="100" w:type="dxa"/>
              <w:bottom w:w="100" w:type="dxa"/>
              <w:right w:w="100" w:type="dxa"/>
            </w:tcMar>
          </w:tcPr>
          <w:p w14:paraId="00000368" w14:textId="77777777" w:rsidR="0095013F" w:rsidRDefault="001C5456">
            <w:pPr>
              <w:widowControl w:val="0"/>
              <w:spacing w:line="240" w:lineRule="auto"/>
              <w:rPr>
                <w:b/>
              </w:rPr>
            </w:pPr>
            <w:r>
              <w:rPr>
                <w:b/>
              </w:rPr>
              <w:t>Introducción</w:t>
            </w:r>
          </w:p>
        </w:tc>
        <w:tc>
          <w:tcPr>
            <w:tcW w:w="11878" w:type="dxa"/>
            <w:gridSpan w:val="2"/>
            <w:shd w:val="clear" w:color="auto" w:fill="auto"/>
            <w:tcMar>
              <w:top w:w="100" w:type="dxa"/>
              <w:left w:w="100" w:type="dxa"/>
              <w:bottom w:w="100" w:type="dxa"/>
              <w:right w:w="100" w:type="dxa"/>
            </w:tcMar>
          </w:tcPr>
          <w:p w14:paraId="00000369" w14:textId="085ECB34" w:rsidR="0095013F" w:rsidRDefault="005352E7">
            <w:pPr>
              <w:widowControl w:val="0"/>
              <w:spacing w:line="240" w:lineRule="auto"/>
            </w:pPr>
            <w:r>
              <w:t>p</w:t>
            </w:r>
            <w:r w:rsidR="001C5456">
              <w:t xml:space="preserve">resenta algunas pruebas que se pueden documentar como: </w:t>
            </w:r>
            <w:r>
              <w:t>u</w:t>
            </w:r>
            <w:r w:rsidR="001C5456">
              <w:t>nitarias, estrés, integración.</w:t>
            </w:r>
          </w:p>
        </w:tc>
      </w:tr>
      <w:tr w:rsidR="0095013F" w14:paraId="0150BAEE" w14:textId="77777777">
        <w:trPr>
          <w:trHeight w:val="420"/>
        </w:trPr>
        <w:tc>
          <w:tcPr>
            <w:tcW w:w="10402" w:type="dxa"/>
            <w:gridSpan w:val="2"/>
            <w:shd w:val="clear" w:color="auto" w:fill="auto"/>
            <w:tcMar>
              <w:top w:w="100" w:type="dxa"/>
              <w:left w:w="100" w:type="dxa"/>
              <w:bottom w:w="100" w:type="dxa"/>
              <w:right w:w="100" w:type="dxa"/>
            </w:tcMar>
          </w:tcPr>
          <w:p w14:paraId="0000036B" w14:textId="77777777" w:rsidR="0095013F" w:rsidRDefault="001C5456">
            <w:pPr>
              <w:widowControl w:val="0"/>
              <w:spacing w:line="240" w:lineRule="auto"/>
              <w:rPr>
                <w:b/>
              </w:rPr>
            </w:pPr>
            <w:r>
              <w:rPr>
                <w:b/>
              </w:rPr>
              <w:t>Unitarias</w:t>
            </w:r>
          </w:p>
          <w:p w14:paraId="0000036C" w14:textId="2CB937EA" w:rsidR="0095013F" w:rsidRDefault="001C5456">
            <w:pPr>
              <w:pBdr>
                <w:top w:val="nil"/>
                <w:left w:val="nil"/>
                <w:bottom w:val="nil"/>
                <w:right w:val="nil"/>
                <w:between w:val="nil"/>
              </w:pBdr>
              <w:spacing w:after="120" w:line="240" w:lineRule="auto"/>
              <w:jc w:val="both"/>
              <w:rPr>
                <w:color w:val="000000"/>
              </w:rPr>
            </w:pPr>
            <w:r>
              <w:rPr>
                <w:color w:val="000000"/>
              </w:rPr>
              <w:t>Documentar el código de un programa es adicionar información importante que permit</w:t>
            </w:r>
            <w:r w:rsidR="00426927">
              <w:rPr>
                <w:color w:val="000000"/>
              </w:rPr>
              <w:t>a</w:t>
            </w:r>
            <w:r>
              <w:rPr>
                <w:color w:val="000000"/>
              </w:rPr>
              <w:t xml:space="preserve"> explicar lo que realiza esa determinada acción, paso a paso, </w:t>
            </w:r>
            <w:r w:rsidR="005352E7">
              <w:rPr>
                <w:color w:val="000000"/>
              </w:rPr>
              <w:t xml:space="preserve">para </w:t>
            </w:r>
            <w:r>
              <w:rPr>
                <w:color w:val="000000"/>
              </w:rPr>
              <w:t xml:space="preserve">que </w:t>
            </w:r>
            <w:r w:rsidR="005352E7">
              <w:rPr>
                <w:color w:val="000000"/>
              </w:rPr>
              <w:t xml:space="preserve">al </w:t>
            </w:r>
            <w:r>
              <w:rPr>
                <w:color w:val="000000"/>
              </w:rPr>
              <w:t xml:space="preserve">momento de </w:t>
            </w:r>
            <w:r w:rsidR="005352E7">
              <w:rPr>
                <w:color w:val="000000"/>
              </w:rPr>
              <w:t xml:space="preserve">ser </w:t>
            </w:r>
            <w:r>
              <w:rPr>
                <w:color w:val="000000"/>
              </w:rPr>
              <w:t>observa</w:t>
            </w:r>
            <w:r w:rsidR="005352E7">
              <w:rPr>
                <w:color w:val="000000"/>
              </w:rPr>
              <w:t>da por</w:t>
            </w:r>
            <w:r>
              <w:rPr>
                <w:color w:val="000000"/>
              </w:rPr>
              <w:t xml:space="preserve"> otro desarrollador lo pueda comprender de forma rápida.</w:t>
            </w:r>
          </w:p>
          <w:p w14:paraId="0000036D" w14:textId="5642AC30" w:rsidR="0095013F" w:rsidRDefault="001C5456">
            <w:pPr>
              <w:pBdr>
                <w:top w:val="nil"/>
                <w:left w:val="nil"/>
                <w:bottom w:val="nil"/>
                <w:right w:val="nil"/>
                <w:between w:val="nil"/>
              </w:pBdr>
              <w:spacing w:after="120" w:line="240" w:lineRule="auto"/>
              <w:jc w:val="both"/>
              <w:rPr>
                <w:color w:val="000000"/>
              </w:rPr>
            </w:pPr>
            <w:r>
              <w:rPr>
                <w:color w:val="000000"/>
              </w:rPr>
              <w:t xml:space="preserve">Las pruebas unitarias son una forma de comprobar que cierto fragmento de código funciona perfectamente, es un procedimiento más que se lleva a cabo durante la implementación de metodologías </w:t>
            </w:r>
            <w:r w:rsidR="005352E7">
              <w:rPr>
                <w:color w:val="000000"/>
              </w:rPr>
              <w:t>ágiles</w:t>
            </w:r>
            <w:r>
              <w:rPr>
                <w:color w:val="000000"/>
              </w:rPr>
              <w:t>.</w:t>
            </w:r>
          </w:p>
          <w:p w14:paraId="0000036E" w14:textId="77777777" w:rsidR="0095013F" w:rsidRDefault="001C5456">
            <w:pPr>
              <w:pBdr>
                <w:top w:val="nil"/>
                <w:left w:val="nil"/>
                <w:bottom w:val="nil"/>
                <w:right w:val="nil"/>
                <w:between w:val="nil"/>
              </w:pBdr>
              <w:spacing w:after="120" w:line="240" w:lineRule="auto"/>
              <w:jc w:val="both"/>
              <w:rPr>
                <w:color w:val="000000"/>
              </w:rPr>
            </w:pPr>
            <w:r>
              <w:rPr>
                <w:color w:val="000000"/>
              </w:rPr>
              <w:t>Características de las pruebas unitarias:</w:t>
            </w:r>
          </w:p>
          <w:p w14:paraId="0000036F" w14:textId="77777777" w:rsidR="0095013F" w:rsidRDefault="001C5456">
            <w:pPr>
              <w:numPr>
                <w:ilvl w:val="1"/>
                <w:numId w:val="3"/>
              </w:numPr>
              <w:pBdr>
                <w:top w:val="nil"/>
                <w:left w:val="nil"/>
                <w:bottom w:val="nil"/>
                <w:right w:val="nil"/>
                <w:between w:val="nil"/>
              </w:pBdr>
              <w:spacing w:line="240" w:lineRule="auto"/>
              <w:ind w:left="462"/>
              <w:jc w:val="both"/>
              <w:rPr>
                <w:color w:val="000000"/>
              </w:rPr>
            </w:pPr>
            <w:r>
              <w:rPr>
                <w:color w:val="000000"/>
              </w:rPr>
              <w:t>Las pruebas unitarias evidencias que la lógica del código funciona como se espera o cumple con el requerimiento.</w:t>
            </w:r>
          </w:p>
          <w:p w14:paraId="00000370" w14:textId="77777777" w:rsidR="0095013F" w:rsidRDefault="001C5456">
            <w:pPr>
              <w:numPr>
                <w:ilvl w:val="1"/>
                <w:numId w:val="3"/>
              </w:numPr>
              <w:pBdr>
                <w:top w:val="nil"/>
                <w:left w:val="nil"/>
                <w:bottom w:val="nil"/>
                <w:right w:val="nil"/>
                <w:between w:val="nil"/>
              </w:pBdr>
              <w:spacing w:line="240" w:lineRule="auto"/>
              <w:ind w:left="462"/>
              <w:jc w:val="both"/>
              <w:rPr>
                <w:color w:val="000000"/>
              </w:rPr>
            </w:pPr>
            <w:r>
              <w:rPr>
                <w:color w:val="000000"/>
              </w:rPr>
              <w:t>Maximiza la legibilidad del código, facilita realizar cambios de forma rápida</w:t>
            </w:r>
          </w:p>
          <w:p w14:paraId="00000371" w14:textId="77777777" w:rsidR="0095013F" w:rsidRDefault="001C5456">
            <w:pPr>
              <w:numPr>
                <w:ilvl w:val="1"/>
                <w:numId w:val="3"/>
              </w:numPr>
              <w:pBdr>
                <w:top w:val="nil"/>
                <w:left w:val="nil"/>
                <w:bottom w:val="nil"/>
                <w:right w:val="nil"/>
                <w:between w:val="nil"/>
              </w:pBdr>
              <w:spacing w:line="240" w:lineRule="auto"/>
              <w:ind w:left="462"/>
              <w:jc w:val="both"/>
              <w:rPr>
                <w:color w:val="000000"/>
              </w:rPr>
            </w:pPr>
            <w:r>
              <w:rPr>
                <w:color w:val="000000"/>
              </w:rPr>
              <w:t>Los test unitarios bien realizados sirven como documentación del proyecto.</w:t>
            </w:r>
          </w:p>
          <w:p w14:paraId="00000372" w14:textId="56D48FF8" w:rsidR="0095013F" w:rsidRDefault="001C5456">
            <w:pPr>
              <w:numPr>
                <w:ilvl w:val="1"/>
                <w:numId w:val="3"/>
              </w:numPr>
              <w:pBdr>
                <w:top w:val="nil"/>
                <w:left w:val="nil"/>
                <w:bottom w:val="nil"/>
                <w:right w:val="nil"/>
                <w:between w:val="nil"/>
              </w:pBdr>
              <w:spacing w:line="240" w:lineRule="auto"/>
              <w:ind w:left="462"/>
              <w:jc w:val="both"/>
              <w:rPr>
                <w:color w:val="000000"/>
              </w:rPr>
            </w:pPr>
            <w:r>
              <w:rPr>
                <w:color w:val="000000"/>
              </w:rPr>
              <w:t xml:space="preserve">Se realizan de forma rápida, donde </w:t>
            </w:r>
            <w:r w:rsidR="005352E7">
              <w:rPr>
                <w:color w:val="000000"/>
              </w:rPr>
              <w:t xml:space="preserve">se puede </w:t>
            </w:r>
            <w:r>
              <w:rPr>
                <w:color w:val="000000"/>
              </w:rPr>
              <w:t>implementar en todo el desarrollo del proyecto.</w:t>
            </w:r>
          </w:p>
          <w:p w14:paraId="00000373" w14:textId="77777777" w:rsidR="0095013F" w:rsidRDefault="001C5456">
            <w:pPr>
              <w:numPr>
                <w:ilvl w:val="1"/>
                <w:numId w:val="3"/>
              </w:numPr>
              <w:pBdr>
                <w:top w:val="nil"/>
                <w:left w:val="nil"/>
                <w:bottom w:val="nil"/>
                <w:right w:val="nil"/>
                <w:between w:val="nil"/>
              </w:pBdr>
              <w:spacing w:line="240" w:lineRule="auto"/>
              <w:ind w:left="462"/>
              <w:jc w:val="both"/>
              <w:rPr>
                <w:color w:val="000000"/>
              </w:rPr>
            </w:pPr>
            <w:r>
              <w:rPr>
                <w:color w:val="000000"/>
              </w:rPr>
              <w:t>Permite la refactorización del código</w:t>
            </w:r>
          </w:p>
          <w:p w14:paraId="00000374" w14:textId="77777777" w:rsidR="0095013F" w:rsidRDefault="001C5456">
            <w:pPr>
              <w:numPr>
                <w:ilvl w:val="1"/>
                <w:numId w:val="3"/>
              </w:numPr>
              <w:pBdr>
                <w:top w:val="nil"/>
                <w:left w:val="nil"/>
                <w:bottom w:val="nil"/>
                <w:right w:val="nil"/>
                <w:between w:val="nil"/>
              </w:pBdr>
              <w:spacing w:after="120" w:line="240" w:lineRule="auto"/>
              <w:ind w:left="462"/>
              <w:jc w:val="both"/>
              <w:rPr>
                <w:color w:val="000000"/>
              </w:rPr>
            </w:pPr>
            <w:r>
              <w:rPr>
                <w:color w:val="000000"/>
              </w:rPr>
              <w:t>Como las pruebas unitarias dividen el código en pequeños fragmentos, es posible probar distintas partes del proyecto sin tener que esperar a que otras estén completadas.</w:t>
            </w:r>
          </w:p>
          <w:p w14:paraId="00000375" w14:textId="77777777" w:rsidR="0095013F" w:rsidRDefault="0095013F">
            <w:pPr>
              <w:widowControl w:val="0"/>
              <w:spacing w:line="240" w:lineRule="auto"/>
            </w:pPr>
          </w:p>
        </w:tc>
        <w:tc>
          <w:tcPr>
            <w:tcW w:w="3009" w:type="dxa"/>
            <w:shd w:val="clear" w:color="auto" w:fill="auto"/>
            <w:tcMar>
              <w:top w:w="100" w:type="dxa"/>
              <w:left w:w="100" w:type="dxa"/>
              <w:bottom w:w="100" w:type="dxa"/>
              <w:right w:w="100" w:type="dxa"/>
            </w:tcMar>
          </w:tcPr>
          <w:p w14:paraId="00000377" w14:textId="77777777" w:rsidR="0095013F" w:rsidRDefault="001C5456">
            <w:pPr>
              <w:widowControl w:val="0"/>
              <w:spacing w:line="240" w:lineRule="auto"/>
            </w:pPr>
            <w:r>
              <w:rPr>
                <w:noProof/>
              </w:rPr>
              <w:drawing>
                <wp:inline distT="0" distB="0" distL="0" distR="0" wp14:anchorId="5793BC71" wp14:editId="59B11B55">
                  <wp:extent cx="1765824" cy="993248"/>
                  <wp:effectExtent l="0" t="0" r="0" b="0"/>
                  <wp:docPr id="246" name="image2.jpg" descr="No abandonemos las pruebas unitarias"/>
                  <wp:cNvGraphicFramePr/>
                  <a:graphic xmlns:a="http://schemas.openxmlformats.org/drawingml/2006/main">
                    <a:graphicData uri="http://schemas.openxmlformats.org/drawingml/2006/picture">
                      <pic:pic xmlns:pic="http://schemas.openxmlformats.org/drawingml/2006/picture">
                        <pic:nvPicPr>
                          <pic:cNvPr id="0" name="image2.jpg" descr="No abandonemos las pruebas unitarias"/>
                          <pic:cNvPicPr preferRelativeResize="0"/>
                        </pic:nvPicPr>
                        <pic:blipFill>
                          <a:blip r:embed="rId98"/>
                          <a:srcRect/>
                          <a:stretch>
                            <a:fillRect/>
                          </a:stretch>
                        </pic:blipFill>
                        <pic:spPr>
                          <a:xfrm>
                            <a:off x="0" y="0"/>
                            <a:ext cx="1765824" cy="993248"/>
                          </a:xfrm>
                          <a:prstGeom prst="rect">
                            <a:avLst/>
                          </a:prstGeom>
                          <a:ln/>
                        </pic:spPr>
                      </pic:pic>
                    </a:graphicData>
                  </a:graphic>
                </wp:inline>
              </w:drawing>
            </w:r>
          </w:p>
          <w:p w14:paraId="00000378" w14:textId="77777777" w:rsidR="0095013F" w:rsidRDefault="001C5456">
            <w:pPr>
              <w:pBdr>
                <w:top w:val="nil"/>
                <w:left w:val="nil"/>
                <w:bottom w:val="nil"/>
                <w:right w:val="nil"/>
                <w:between w:val="nil"/>
              </w:pBdr>
              <w:spacing w:after="120" w:line="240" w:lineRule="auto"/>
              <w:rPr>
                <w:color w:val="000000"/>
              </w:rPr>
            </w:pPr>
            <w:r>
              <w:t xml:space="preserve">Imagen de referente: </w:t>
            </w:r>
            <w:hyperlink r:id="rId99">
              <w:r>
                <w:rPr>
                  <w:color w:val="0000FF"/>
                  <w:u w:val="single"/>
                </w:rPr>
                <w:t>https://www.qalovers.com/2018/01/unit-testing.html</w:t>
              </w:r>
            </w:hyperlink>
          </w:p>
          <w:p w14:paraId="00000379" w14:textId="77777777" w:rsidR="0095013F" w:rsidRDefault="001C5456">
            <w:pPr>
              <w:jc w:val="both"/>
            </w:pPr>
            <w:r>
              <w:rPr>
                <w:b/>
              </w:rPr>
              <w:t>Imagen</w:t>
            </w:r>
            <w:r>
              <w:t xml:space="preserve"> 228130_i49</w:t>
            </w:r>
          </w:p>
          <w:p w14:paraId="0000037A" w14:textId="77777777" w:rsidR="0095013F" w:rsidRDefault="0095013F">
            <w:pPr>
              <w:widowControl w:val="0"/>
              <w:spacing w:line="240" w:lineRule="auto"/>
            </w:pPr>
          </w:p>
        </w:tc>
      </w:tr>
      <w:tr w:rsidR="0095013F" w14:paraId="111FDB7C" w14:textId="77777777">
        <w:trPr>
          <w:trHeight w:val="420"/>
        </w:trPr>
        <w:tc>
          <w:tcPr>
            <w:tcW w:w="10402" w:type="dxa"/>
            <w:gridSpan w:val="2"/>
            <w:shd w:val="clear" w:color="auto" w:fill="auto"/>
            <w:tcMar>
              <w:top w:w="100" w:type="dxa"/>
              <w:left w:w="100" w:type="dxa"/>
              <w:bottom w:w="100" w:type="dxa"/>
              <w:right w:w="100" w:type="dxa"/>
            </w:tcMar>
          </w:tcPr>
          <w:p w14:paraId="0000037B" w14:textId="77777777" w:rsidR="0095013F" w:rsidRDefault="001C5456">
            <w:pPr>
              <w:widowControl w:val="0"/>
              <w:spacing w:line="240" w:lineRule="auto"/>
              <w:rPr>
                <w:b/>
                <w:color w:val="000000"/>
              </w:rPr>
            </w:pPr>
            <w:r>
              <w:rPr>
                <w:b/>
                <w:color w:val="000000"/>
              </w:rPr>
              <w:t>Estrés</w:t>
            </w:r>
          </w:p>
          <w:p w14:paraId="0000037C" w14:textId="33A3F177" w:rsidR="0095013F" w:rsidRDefault="001C5456">
            <w:pPr>
              <w:pBdr>
                <w:top w:val="nil"/>
                <w:left w:val="nil"/>
                <w:bottom w:val="nil"/>
                <w:right w:val="nil"/>
                <w:between w:val="nil"/>
              </w:pBdr>
              <w:spacing w:after="120" w:line="240" w:lineRule="auto"/>
              <w:rPr>
                <w:color w:val="000000"/>
              </w:rPr>
            </w:pPr>
            <w:r>
              <w:rPr>
                <w:color w:val="000000"/>
              </w:rPr>
              <w:t xml:space="preserve">Es una prueba de carga que se implementa para determinar los límites del sistema. Normalmente se requiere realizar prueba de estrés a una API o de un sitio </w:t>
            </w:r>
            <w:r w:rsidR="004F52FD">
              <w:rPr>
                <w:color w:val="000000"/>
              </w:rPr>
              <w:t>w</w:t>
            </w:r>
            <w:r>
              <w:rPr>
                <w:color w:val="000000"/>
              </w:rPr>
              <w:t>eb para</w:t>
            </w:r>
            <w:r w:rsidR="004F52FD">
              <w:rPr>
                <w:color w:val="000000"/>
              </w:rPr>
              <w:t xml:space="preserve"> determinar</w:t>
            </w:r>
            <w:r>
              <w:rPr>
                <w:color w:val="000000"/>
              </w:rPr>
              <w:t>:</w:t>
            </w:r>
          </w:p>
          <w:p w14:paraId="0000037D" w14:textId="337329F0" w:rsidR="0095013F" w:rsidRDefault="004F52FD">
            <w:pPr>
              <w:numPr>
                <w:ilvl w:val="0"/>
                <w:numId w:val="5"/>
              </w:numPr>
              <w:pBdr>
                <w:top w:val="nil"/>
                <w:left w:val="nil"/>
                <w:bottom w:val="nil"/>
                <w:right w:val="nil"/>
                <w:between w:val="nil"/>
              </w:pBdr>
              <w:spacing w:line="240" w:lineRule="auto"/>
              <w:ind w:left="462"/>
              <w:rPr>
                <w:color w:val="000000"/>
              </w:rPr>
            </w:pPr>
            <w:r>
              <w:rPr>
                <w:color w:val="000000"/>
              </w:rPr>
              <w:t>E</w:t>
            </w:r>
            <w:r w:rsidR="001C5456">
              <w:rPr>
                <w:color w:val="000000"/>
              </w:rPr>
              <w:t>l comportamiento del sistema en condiciones extremas</w:t>
            </w:r>
          </w:p>
          <w:p w14:paraId="0000037E" w14:textId="641CAF82" w:rsidR="0095013F" w:rsidRDefault="004F52FD">
            <w:pPr>
              <w:numPr>
                <w:ilvl w:val="0"/>
                <w:numId w:val="5"/>
              </w:numPr>
              <w:pBdr>
                <w:top w:val="nil"/>
                <w:left w:val="nil"/>
                <w:bottom w:val="nil"/>
                <w:right w:val="nil"/>
                <w:between w:val="nil"/>
              </w:pBdr>
              <w:spacing w:line="240" w:lineRule="auto"/>
              <w:ind w:left="462"/>
              <w:rPr>
                <w:color w:val="000000"/>
              </w:rPr>
            </w:pPr>
            <w:r>
              <w:rPr>
                <w:color w:val="000000"/>
              </w:rPr>
              <w:t>L</w:t>
            </w:r>
            <w:r w:rsidR="001C5456">
              <w:rPr>
                <w:color w:val="000000"/>
              </w:rPr>
              <w:t>a capacidad máxima del sistema en pro de su rendimiento</w:t>
            </w:r>
          </w:p>
          <w:p w14:paraId="0000037F" w14:textId="3B85E777" w:rsidR="0095013F" w:rsidRDefault="004F52FD">
            <w:pPr>
              <w:numPr>
                <w:ilvl w:val="0"/>
                <w:numId w:val="5"/>
              </w:numPr>
              <w:pBdr>
                <w:top w:val="nil"/>
                <w:left w:val="nil"/>
                <w:bottom w:val="nil"/>
                <w:right w:val="nil"/>
                <w:between w:val="nil"/>
              </w:pBdr>
              <w:spacing w:line="240" w:lineRule="auto"/>
              <w:ind w:left="462"/>
              <w:rPr>
                <w:color w:val="000000"/>
              </w:rPr>
            </w:pPr>
            <w:r>
              <w:rPr>
                <w:color w:val="000000"/>
              </w:rPr>
              <w:lastRenderedPageBreak/>
              <w:t>E</w:t>
            </w:r>
            <w:r w:rsidR="001C5456">
              <w:rPr>
                <w:color w:val="000000"/>
              </w:rPr>
              <w:t>l punto de quiebre del sistema y sus respectivos fallos</w:t>
            </w:r>
          </w:p>
          <w:p w14:paraId="00000380" w14:textId="1B0DA6E3" w:rsidR="0095013F" w:rsidRDefault="004F52FD">
            <w:pPr>
              <w:numPr>
                <w:ilvl w:val="0"/>
                <w:numId w:val="5"/>
              </w:numPr>
              <w:pBdr>
                <w:top w:val="nil"/>
                <w:left w:val="nil"/>
                <w:bottom w:val="nil"/>
                <w:right w:val="nil"/>
                <w:between w:val="nil"/>
              </w:pBdr>
              <w:spacing w:after="120" w:line="240" w:lineRule="auto"/>
              <w:ind w:left="462"/>
              <w:rPr>
                <w:color w:val="000000"/>
              </w:rPr>
            </w:pPr>
            <w:r>
              <w:rPr>
                <w:color w:val="000000"/>
              </w:rPr>
              <w:t>L</w:t>
            </w:r>
            <w:r w:rsidR="001C5456">
              <w:rPr>
                <w:color w:val="000000"/>
              </w:rPr>
              <w:t>a recuperación del sistema ante posibles fallas de forma inesperadas</w:t>
            </w:r>
          </w:p>
          <w:p w14:paraId="00000381" w14:textId="77777777" w:rsidR="0095013F" w:rsidRDefault="001C5456">
            <w:pPr>
              <w:pBdr>
                <w:top w:val="nil"/>
                <w:left w:val="nil"/>
                <w:bottom w:val="nil"/>
                <w:right w:val="nil"/>
                <w:between w:val="nil"/>
              </w:pBdr>
              <w:spacing w:after="120" w:line="240" w:lineRule="auto"/>
              <w:rPr>
                <w:color w:val="000000"/>
              </w:rPr>
            </w:pPr>
            <w:r>
              <w:rPr>
                <w:color w:val="000000"/>
              </w:rPr>
              <w:t>Hay que tener en cuenta que una prueba de estrés no significa que el sistema se va a comportar siempre de esa forma, es una prueba de exposición a posibles picos de carga para evaluar su rendimiento.</w:t>
            </w:r>
          </w:p>
          <w:p w14:paraId="00000382" w14:textId="181C317F" w:rsidR="0095013F" w:rsidRDefault="001C5456">
            <w:pPr>
              <w:pBdr>
                <w:top w:val="nil"/>
                <w:left w:val="nil"/>
                <w:bottom w:val="nil"/>
                <w:right w:val="nil"/>
                <w:between w:val="nil"/>
              </w:pBdr>
              <w:spacing w:after="120" w:line="240" w:lineRule="auto"/>
              <w:jc w:val="both"/>
            </w:pPr>
            <w:r>
              <w:rPr>
                <w:color w:val="000000"/>
              </w:rPr>
              <w:t xml:space="preserve">Una vez culminadas todas las pruebas, se obtendrán las respectivas conclusiones sobre el rendimiento de la aplicación según los resultados obtenidos. Finalmente, </w:t>
            </w:r>
            <w:r w:rsidR="004F52FD">
              <w:rPr>
                <w:color w:val="000000"/>
              </w:rPr>
              <w:t xml:space="preserve">el cliente </w:t>
            </w:r>
            <w:r>
              <w:rPr>
                <w:color w:val="000000"/>
              </w:rPr>
              <w:t xml:space="preserve">dispondrá </w:t>
            </w:r>
            <w:r w:rsidR="004F52FD">
              <w:rPr>
                <w:color w:val="000000"/>
              </w:rPr>
              <w:t>de</w:t>
            </w:r>
            <w:r>
              <w:rPr>
                <w:color w:val="000000"/>
              </w:rPr>
              <w:t xml:space="preserve"> un informe detallado con </w:t>
            </w:r>
            <w:r w:rsidR="004F52FD">
              <w:rPr>
                <w:color w:val="000000"/>
              </w:rPr>
              <w:t>toda la referencia</w:t>
            </w:r>
            <w:r>
              <w:rPr>
                <w:color w:val="000000"/>
              </w:rPr>
              <w:t xml:space="preserve"> de las pruebas realizadas, junto con las conclusiones finales y las propuestas de mejoras y medidas correctoras correspondientes.</w:t>
            </w:r>
          </w:p>
        </w:tc>
        <w:tc>
          <w:tcPr>
            <w:tcW w:w="3009" w:type="dxa"/>
            <w:shd w:val="clear" w:color="auto" w:fill="auto"/>
            <w:tcMar>
              <w:top w:w="100" w:type="dxa"/>
              <w:left w:w="100" w:type="dxa"/>
              <w:bottom w:w="100" w:type="dxa"/>
              <w:right w:w="100" w:type="dxa"/>
            </w:tcMar>
          </w:tcPr>
          <w:p w14:paraId="00000384" w14:textId="77777777" w:rsidR="0095013F" w:rsidRDefault="001C5456">
            <w:pPr>
              <w:widowControl w:val="0"/>
              <w:spacing w:line="240" w:lineRule="auto"/>
              <w:rPr>
                <w:b/>
              </w:rPr>
            </w:pPr>
            <w:r>
              <w:rPr>
                <w:noProof/>
                <w:color w:val="000000"/>
              </w:rPr>
              <w:lastRenderedPageBreak/>
              <w:drawing>
                <wp:inline distT="0" distB="0" distL="0" distR="0" wp14:anchorId="7A727560" wp14:editId="140DDA7D">
                  <wp:extent cx="1723144" cy="811511"/>
                  <wp:effectExtent l="0" t="0" r="0" b="0"/>
                  <wp:docPr id="2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0"/>
                          <a:srcRect/>
                          <a:stretch>
                            <a:fillRect/>
                          </a:stretch>
                        </pic:blipFill>
                        <pic:spPr>
                          <a:xfrm>
                            <a:off x="0" y="0"/>
                            <a:ext cx="1723144" cy="811511"/>
                          </a:xfrm>
                          <a:prstGeom prst="rect">
                            <a:avLst/>
                          </a:prstGeom>
                          <a:ln/>
                        </pic:spPr>
                      </pic:pic>
                    </a:graphicData>
                  </a:graphic>
                </wp:inline>
              </w:drawing>
            </w:r>
          </w:p>
          <w:p w14:paraId="00000385" w14:textId="77777777" w:rsidR="0095013F" w:rsidRDefault="001C5456">
            <w:pPr>
              <w:pBdr>
                <w:top w:val="nil"/>
                <w:left w:val="nil"/>
                <w:bottom w:val="nil"/>
                <w:right w:val="nil"/>
                <w:between w:val="nil"/>
              </w:pBdr>
              <w:spacing w:after="120" w:line="240" w:lineRule="auto"/>
              <w:rPr>
                <w:color w:val="000000"/>
              </w:rPr>
            </w:pPr>
            <w:r>
              <w:lastRenderedPageBreak/>
              <w:t xml:space="preserve">Imagen de referente: </w:t>
            </w:r>
            <w:hyperlink r:id="rId101">
              <w:r>
                <w:rPr>
                  <w:color w:val="0000FF"/>
                  <w:u w:val="single"/>
                </w:rPr>
                <w:t>http://www.expertscoding.es/pruebas-de-carga-y-stress/</w:t>
              </w:r>
            </w:hyperlink>
          </w:p>
          <w:p w14:paraId="00000386" w14:textId="77777777" w:rsidR="0095013F" w:rsidRDefault="001C5456">
            <w:pPr>
              <w:jc w:val="both"/>
            </w:pPr>
            <w:r>
              <w:rPr>
                <w:b/>
              </w:rPr>
              <w:t>Imagen</w:t>
            </w:r>
            <w:r>
              <w:t xml:space="preserve"> 228130_i50</w:t>
            </w:r>
          </w:p>
        </w:tc>
      </w:tr>
      <w:tr w:rsidR="0095013F" w14:paraId="0E33DF2B" w14:textId="77777777">
        <w:trPr>
          <w:trHeight w:val="420"/>
        </w:trPr>
        <w:tc>
          <w:tcPr>
            <w:tcW w:w="10402" w:type="dxa"/>
            <w:gridSpan w:val="2"/>
            <w:shd w:val="clear" w:color="auto" w:fill="auto"/>
            <w:tcMar>
              <w:top w:w="100" w:type="dxa"/>
              <w:left w:w="100" w:type="dxa"/>
              <w:bottom w:w="100" w:type="dxa"/>
              <w:right w:w="100" w:type="dxa"/>
            </w:tcMar>
          </w:tcPr>
          <w:p w14:paraId="00000387" w14:textId="77777777" w:rsidR="0095013F" w:rsidRDefault="001C5456">
            <w:pPr>
              <w:widowControl w:val="0"/>
              <w:spacing w:line="240" w:lineRule="auto"/>
              <w:rPr>
                <w:b/>
              </w:rPr>
            </w:pPr>
            <w:r>
              <w:rPr>
                <w:b/>
                <w:color w:val="000000"/>
              </w:rPr>
              <w:lastRenderedPageBreak/>
              <w:t>Integración</w:t>
            </w:r>
          </w:p>
          <w:p w14:paraId="00000388" w14:textId="0CA380AC" w:rsidR="0095013F" w:rsidRDefault="001C5456">
            <w:pPr>
              <w:pBdr>
                <w:top w:val="nil"/>
                <w:left w:val="nil"/>
                <w:bottom w:val="nil"/>
                <w:right w:val="nil"/>
                <w:between w:val="nil"/>
              </w:pBdr>
              <w:spacing w:after="120" w:line="240" w:lineRule="auto"/>
              <w:rPr>
                <w:color w:val="000000"/>
              </w:rPr>
            </w:pPr>
            <w:r>
              <w:rPr>
                <w:color w:val="000000"/>
              </w:rPr>
              <w:t xml:space="preserve">Este tipo de pruebas se encargan de validar la respectiva comunicación entre diferentes componentes, interfaces o interacciones con diferentes partes del sistema. </w:t>
            </w:r>
          </w:p>
          <w:p w14:paraId="00000389" w14:textId="1B46ED5C" w:rsidR="0095013F" w:rsidRDefault="001C5456">
            <w:pPr>
              <w:pBdr>
                <w:top w:val="nil"/>
                <w:left w:val="nil"/>
                <w:bottom w:val="nil"/>
                <w:right w:val="nil"/>
                <w:between w:val="nil"/>
              </w:pBdr>
              <w:spacing w:after="120" w:line="240" w:lineRule="auto"/>
              <w:rPr>
                <w:color w:val="000000"/>
              </w:rPr>
            </w:pPr>
            <w:r>
              <w:rPr>
                <w:color w:val="000000"/>
              </w:rPr>
              <w:t>Dentro de la práctica de realizar las pruebas de integración</w:t>
            </w:r>
            <w:r w:rsidR="004F52FD">
              <w:rPr>
                <w:color w:val="000000"/>
              </w:rPr>
              <w:t xml:space="preserve"> se</w:t>
            </w:r>
            <w:r>
              <w:rPr>
                <w:color w:val="000000"/>
              </w:rPr>
              <w:t xml:space="preserve"> tiene</w:t>
            </w:r>
            <w:r w:rsidR="004F52FD">
              <w:rPr>
                <w:color w:val="000000"/>
              </w:rPr>
              <w:t>n</w:t>
            </w:r>
            <w:r>
              <w:rPr>
                <w:color w:val="000000"/>
              </w:rPr>
              <w:t xml:space="preserve"> diferentes enfoques:</w:t>
            </w:r>
          </w:p>
          <w:p w14:paraId="0000038A" w14:textId="778C0E6A" w:rsidR="0095013F" w:rsidRDefault="004F52FD">
            <w:pPr>
              <w:numPr>
                <w:ilvl w:val="1"/>
                <w:numId w:val="8"/>
              </w:numPr>
              <w:pBdr>
                <w:top w:val="nil"/>
                <w:left w:val="nil"/>
                <w:bottom w:val="nil"/>
                <w:right w:val="nil"/>
                <w:between w:val="nil"/>
              </w:pBdr>
              <w:spacing w:line="240" w:lineRule="auto"/>
              <w:ind w:left="321"/>
              <w:jc w:val="both"/>
              <w:rPr>
                <w:color w:val="000000"/>
              </w:rPr>
            </w:pPr>
            <w:r>
              <w:rPr>
                <w:color w:val="000000"/>
              </w:rPr>
              <w:t>En l</w:t>
            </w:r>
            <w:r w:rsidR="001C5456">
              <w:rPr>
                <w:color w:val="000000"/>
              </w:rPr>
              <w:t xml:space="preserve">as pruebas de integración </w:t>
            </w:r>
            <w:proofErr w:type="spellStart"/>
            <w:r w:rsidR="001C5456" w:rsidRPr="00612C6D">
              <w:rPr>
                <w:i/>
                <w:color w:val="000000"/>
              </w:rPr>
              <w:t>Bin</w:t>
            </w:r>
            <w:proofErr w:type="spellEnd"/>
            <w:r w:rsidR="001C5456" w:rsidRPr="00612C6D">
              <w:rPr>
                <w:i/>
                <w:color w:val="000000"/>
              </w:rPr>
              <w:t xml:space="preserve"> </w:t>
            </w:r>
            <w:proofErr w:type="spellStart"/>
            <w:r w:rsidR="001C5456" w:rsidRPr="00612C6D">
              <w:rPr>
                <w:i/>
                <w:color w:val="000000"/>
              </w:rPr>
              <w:t>Bang</w:t>
            </w:r>
            <w:proofErr w:type="spellEnd"/>
            <w:r w:rsidR="001C5456">
              <w:rPr>
                <w:color w:val="000000"/>
              </w:rPr>
              <w:t>, todos los componentes son integrados y se realiza las pruebas como un todo.</w:t>
            </w:r>
          </w:p>
          <w:p w14:paraId="0000038B" w14:textId="6FE7593F" w:rsidR="0095013F" w:rsidRDefault="001C5456">
            <w:pPr>
              <w:numPr>
                <w:ilvl w:val="1"/>
                <w:numId w:val="8"/>
              </w:numPr>
              <w:pBdr>
                <w:top w:val="nil"/>
                <w:left w:val="nil"/>
                <w:bottom w:val="nil"/>
                <w:right w:val="nil"/>
                <w:between w:val="nil"/>
              </w:pBdr>
              <w:spacing w:line="240" w:lineRule="auto"/>
              <w:ind w:left="321"/>
              <w:jc w:val="both"/>
              <w:rPr>
                <w:color w:val="000000"/>
              </w:rPr>
            </w:pPr>
            <w:r>
              <w:rPr>
                <w:color w:val="000000"/>
              </w:rPr>
              <w:t>Las pruebas de integración descendente se realizan de arriba</w:t>
            </w:r>
            <w:r w:rsidR="00812B2A">
              <w:rPr>
                <w:color w:val="000000"/>
              </w:rPr>
              <w:t xml:space="preserve"> a</w:t>
            </w:r>
            <w:r>
              <w:rPr>
                <w:color w:val="000000"/>
              </w:rPr>
              <w:t xml:space="preserve"> abajo siguiendo el flujo arquitectónico</w:t>
            </w:r>
          </w:p>
          <w:p w14:paraId="0000038C" w14:textId="1957B4A2" w:rsidR="0095013F" w:rsidRDefault="001C5456">
            <w:pPr>
              <w:numPr>
                <w:ilvl w:val="1"/>
                <w:numId w:val="8"/>
              </w:numPr>
              <w:pBdr>
                <w:top w:val="nil"/>
                <w:left w:val="nil"/>
                <w:bottom w:val="nil"/>
                <w:right w:val="nil"/>
                <w:between w:val="nil"/>
              </w:pBdr>
              <w:spacing w:line="240" w:lineRule="auto"/>
              <w:ind w:left="321"/>
              <w:jc w:val="both"/>
              <w:rPr>
                <w:color w:val="000000"/>
              </w:rPr>
            </w:pPr>
            <w:r>
              <w:rPr>
                <w:color w:val="000000"/>
              </w:rPr>
              <w:t>Las pruebas de integración ascendente, se llevan a cabo desde la parte inferior del flujo de control hacia arriba. Los componentes o sistemas se sustituyen por controladores.</w:t>
            </w:r>
          </w:p>
          <w:p w14:paraId="0000038D" w14:textId="1CB2E697" w:rsidR="0095013F" w:rsidRDefault="00812B2A">
            <w:pPr>
              <w:numPr>
                <w:ilvl w:val="1"/>
                <w:numId w:val="8"/>
              </w:numPr>
              <w:pBdr>
                <w:top w:val="nil"/>
                <w:left w:val="nil"/>
                <w:bottom w:val="nil"/>
                <w:right w:val="nil"/>
                <w:between w:val="nil"/>
              </w:pBdr>
              <w:spacing w:after="120" w:line="240" w:lineRule="auto"/>
              <w:ind w:left="321"/>
              <w:jc w:val="both"/>
              <w:rPr>
                <w:color w:val="000000"/>
              </w:rPr>
            </w:pPr>
            <w:r>
              <w:rPr>
                <w:color w:val="000000"/>
              </w:rPr>
              <w:t>En l</w:t>
            </w:r>
            <w:r w:rsidR="001C5456">
              <w:rPr>
                <w:color w:val="000000"/>
              </w:rPr>
              <w:t xml:space="preserve">as pruebas de integración incremental, </w:t>
            </w:r>
            <w:r>
              <w:rPr>
                <w:color w:val="000000"/>
              </w:rPr>
              <w:t>las</w:t>
            </w:r>
            <w:r w:rsidR="001C5456">
              <w:rPr>
                <w:color w:val="000000"/>
              </w:rPr>
              <w:t xml:space="preserve"> parte</w:t>
            </w:r>
            <w:r>
              <w:rPr>
                <w:color w:val="000000"/>
              </w:rPr>
              <w:t>s</w:t>
            </w:r>
            <w:r w:rsidR="001C5456">
              <w:rPr>
                <w:color w:val="000000"/>
              </w:rPr>
              <w:t xml:space="preserve"> de desarrollo realizado por el programador se integran para </w:t>
            </w:r>
            <w:r w:rsidR="003730A8">
              <w:rPr>
                <w:color w:val="000000"/>
              </w:rPr>
              <w:t xml:space="preserve">ejecutar </w:t>
            </w:r>
            <w:r w:rsidR="001C5456">
              <w:rPr>
                <w:color w:val="000000"/>
              </w:rPr>
              <w:t>una sola prueba.</w:t>
            </w:r>
          </w:p>
          <w:p w14:paraId="0000038E" w14:textId="77777777" w:rsidR="0095013F" w:rsidRDefault="0095013F">
            <w:pPr>
              <w:widowControl w:val="0"/>
              <w:spacing w:line="240" w:lineRule="auto"/>
            </w:pPr>
          </w:p>
        </w:tc>
        <w:tc>
          <w:tcPr>
            <w:tcW w:w="3009" w:type="dxa"/>
            <w:shd w:val="clear" w:color="auto" w:fill="auto"/>
            <w:tcMar>
              <w:top w:w="100" w:type="dxa"/>
              <w:left w:w="100" w:type="dxa"/>
              <w:bottom w:w="100" w:type="dxa"/>
              <w:right w:w="100" w:type="dxa"/>
            </w:tcMar>
          </w:tcPr>
          <w:p w14:paraId="00000390" w14:textId="77777777" w:rsidR="0095013F" w:rsidRDefault="0095013F">
            <w:pPr>
              <w:pBdr>
                <w:top w:val="nil"/>
                <w:left w:val="nil"/>
                <w:bottom w:val="nil"/>
                <w:right w:val="nil"/>
                <w:between w:val="nil"/>
              </w:pBdr>
              <w:spacing w:after="120" w:line="240" w:lineRule="auto"/>
            </w:pPr>
          </w:p>
          <w:p w14:paraId="00000391" w14:textId="77777777" w:rsidR="0095013F" w:rsidRDefault="0095013F">
            <w:pPr>
              <w:pBdr>
                <w:top w:val="nil"/>
                <w:left w:val="nil"/>
                <w:bottom w:val="nil"/>
                <w:right w:val="nil"/>
                <w:between w:val="nil"/>
              </w:pBdr>
              <w:spacing w:after="120" w:line="240" w:lineRule="auto"/>
            </w:pPr>
          </w:p>
          <w:p w14:paraId="00000392" w14:textId="77777777" w:rsidR="0095013F" w:rsidRDefault="001C5456">
            <w:pPr>
              <w:pBdr>
                <w:top w:val="nil"/>
                <w:left w:val="nil"/>
                <w:bottom w:val="nil"/>
                <w:right w:val="nil"/>
                <w:between w:val="nil"/>
              </w:pBdr>
              <w:spacing w:after="120" w:line="240" w:lineRule="auto"/>
            </w:pPr>
            <w:r>
              <w:rPr>
                <w:noProof/>
                <w:color w:val="000000"/>
              </w:rPr>
              <w:drawing>
                <wp:inline distT="0" distB="0" distL="0" distR="0" wp14:anchorId="7283B590" wp14:editId="41D95271">
                  <wp:extent cx="1775606" cy="1728880"/>
                  <wp:effectExtent l="0" t="0" r="0" b="0"/>
                  <wp:docPr id="26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02"/>
                          <a:srcRect/>
                          <a:stretch>
                            <a:fillRect/>
                          </a:stretch>
                        </pic:blipFill>
                        <pic:spPr>
                          <a:xfrm>
                            <a:off x="0" y="0"/>
                            <a:ext cx="1775606" cy="1728880"/>
                          </a:xfrm>
                          <a:prstGeom prst="rect">
                            <a:avLst/>
                          </a:prstGeom>
                          <a:ln/>
                        </pic:spPr>
                      </pic:pic>
                    </a:graphicData>
                  </a:graphic>
                </wp:inline>
              </w:drawing>
            </w:r>
          </w:p>
          <w:p w14:paraId="00000393" w14:textId="77777777" w:rsidR="0095013F" w:rsidRDefault="001C5456">
            <w:pPr>
              <w:pBdr>
                <w:top w:val="nil"/>
                <w:left w:val="nil"/>
                <w:bottom w:val="nil"/>
                <w:right w:val="nil"/>
                <w:between w:val="nil"/>
              </w:pBdr>
              <w:spacing w:after="120" w:line="240" w:lineRule="auto"/>
              <w:rPr>
                <w:color w:val="000000"/>
              </w:rPr>
            </w:pPr>
            <w:r>
              <w:t xml:space="preserve">Imagen de referente: </w:t>
            </w:r>
            <w:hyperlink r:id="rId103">
              <w:r>
                <w:rPr>
                  <w:color w:val="0000FF"/>
                  <w:u w:val="single"/>
                </w:rPr>
                <w:t>https://qawerk.es/process/integration-testing/</w:t>
              </w:r>
            </w:hyperlink>
          </w:p>
          <w:p w14:paraId="00000394" w14:textId="77777777" w:rsidR="0095013F" w:rsidRDefault="001C5456">
            <w:pPr>
              <w:jc w:val="both"/>
            </w:pPr>
            <w:r>
              <w:rPr>
                <w:b/>
              </w:rPr>
              <w:t>Imagen</w:t>
            </w:r>
            <w:r>
              <w:t xml:space="preserve"> 228130_i51</w:t>
            </w:r>
          </w:p>
          <w:p w14:paraId="00000395" w14:textId="77777777" w:rsidR="0095013F" w:rsidRDefault="0095013F">
            <w:pPr>
              <w:widowControl w:val="0"/>
              <w:spacing w:line="240" w:lineRule="auto"/>
            </w:pPr>
          </w:p>
        </w:tc>
      </w:tr>
    </w:tbl>
    <w:p w14:paraId="00000396" w14:textId="77777777" w:rsidR="0095013F" w:rsidRDefault="0095013F"/>
    <w:p w14:paraId="00000397" w14:textId="77777777" w:rsidR="0095013F" w:rsidRDefault="001C5456">
      <w:pPr>
        <w:pBdr>
          <w:top w:val="nil"/>
          <w:left w:val="nil"/>
          <w:bottom w:val="nil"/>
          <w:right w:val="nil"/>
          <w:between w:val="nil"/>
        </w:pBdr>
        <w:spacing w:after="120" w:line="240" w:lineRule="auto"/>
        <w:rPr>
          <w:b/>
        </w:rPr>
      </w:pPr>
      <w:r>
        <w:rPr>
          <w:b/>
        </w:rPr>
        <w:t>Documentación de estándares</w:t>
      </w:r>
    </w:p>
    <w:tbl>
      <w:tblPr>
        <w:tblStyle w:val="afffc"/>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8401"/>
        <w:gridCol w:w="3460"/>
      </w:tblGrid>
      <w:tr w:rsidR="0095013F" w14:paraId="77053FA9" w14:textId="77777777">
        <w:trPr>
          <w:trHeight w:val="420"/>
        </w:trPr>
        <w:tc>
          <w:tcPr>
            <w:tcW w:w="1551" w:type="dxa"/>
            <w:shd w:val="clear" w:color="auto" w:fill="C9DAF8"/>
            <w:tcMar>
              <w:top w:w="100" w:type="dxa"/>
              <w:left w:w="100" w:type="dxa"/>
              <w:bottom w:w="100" w:type="dxa"/>
              <w:right w:w="100" w:type="dxa"/>
            </w:tcMar>
          </w:tcPr>
          <w:p w14:paraId="00000398" w14:textId="77777777" w:rsidR="0095013F" w:rsidRDefault="001C5456">
            <w:pPr>
              <w:widowControl w:val="0"/>
              <w:spacing w:line="240" w:lineRule="auto"/>
              <w:ind w:right="-804"/>
              <w:rPr>
                <w:b/>
              </w:rPr>
            </w:pPr>
            <w:r>
              <w:rPr>
                <w:b/>
              </w:rPr>
              <w:t>Tipo de recurso</w:t>
            </w:r>
          </w:p>
        </w:tc>
        <w:tc>
          <w:tcPr>
            <w:tcW w:w="11861" w:type="dxa"/>
            <w:gridSpan w:val="2"/>
            <w:shd w:val="clear" w:color="auto" w:fill="C9DAF8"/>
            <w:tcMar>
              <w:top w:w="100" w:type="dxa"/>
              <w:left w:w="100" w:type="dxa"/>
              <w:bottom w:w="100" w:type="dxa"/>
              <w:right w:w="100" w:type="dxa"/>
            </w:tcMar>
          </w:tcPr>
          <w:p w14:paraId="00000399" w14:textId="77777777" w:rsidR="0095013F" w:rsidRDefault="001C5456">
            <w:pPr>
              <w:pStyle w:val="Ttulo"/>
              <w:widowControl w:val="0"/>
              <w:spacing w:line="240" w:lineRule="auto"/>
              <w:jc w:val="center"/>
              <w:rPr>
                <w:sz w:val="22"/>
                <w:szCs w:val="22"/>
              </w:rPr>
            </w:pPr>
            <w:r>
              <w:rPr>
                <w:sz w:val="22"/>
                <w:szCs w:val="22"/>
              </w:rPr>
              <w:t xml:space="preserve">Pestañas o </w:t>
            </w:r>
            <w:proofErr w:type="spellStart"/>
            <w:r>
              <w:rPr>
                <w:sz w:val="22"/>
                <w:szCs w:val="22"/>
              </w:rPr>
              <w:t>tabs</w:t>
            </w:r>
            <w:proofErr w:type="spellEnd"/>
            <w:r>
              <w:rPr>
                <w:sz w:val="22"/>
                <w:szCs w:val="22"/>
              </w:rPr>
              <w:t xml:space="preserve"> horizontales</w:t>
            </w:r>
          </w:p>
        </w:tc>
      </w:tr>
      <w:tr w:rsidR="0095013F" w14:paraId="1F682015" w14:textId="77777777">
        <w:trPr>
          <w:trHeight w:val="420"/>
        </w:trPr>
        <w:tc>
          <w:tcPr>
            <w:tcW w:w="1551" w:type="dxa"/>
            <w:shd w:val="clear" w:color="auto" w:fill="auto"/>
            <w:tcMar>
              <w:top w:w="100" w:type="dxa"/>
              <w:left w:w="100" w:type="dxa"/>
              <w:bottom w:w="100" w:type="dxa"/>
              <w:right w:w="100" w:type="dxa"/>
            </w:tcMar>
          </w:tcPr>
          <w:p w14:paraId="0000039B" w14:textId="77777777" w:rsidR="0095013F" w:rsidRDefault="001C5456">
            <w:pPr>
              <w:widowControl w:val="0"/>
              <w:spacing w:line="240" w:lineRule="auto"/>
              <w:ind w:right="-804"/>
              <w:rPr>
                <w:b/>
              </w:rPr>
            </w:pPr>
            <w:r>
              <w:rPr>
                <w:b/>
              </w:rPr>
              <w:t>Introducción</w:t>
            </w:r>
          </w:p>
        </w:tc>
        <w:tc>
          <w:tcPr>
            <w:tcW w:w="11861" w:type="dxa"/>
            <w:gridSpan w:val="2"/>
            <w:shd w:val="clear" w:color="auto" w:fill="auto"/>
            <w:tcMar>
              <w:top w:w="100" w:type="dxa"/>
              <w:left w:w="100" w:type="dxa"/>
              <w:bottom w:w="100" w:type="dxa"/>
              <w:right w:w="100" w:type="dxa"/>
            </w:tcMar>
          </w:tcPr>
          <w:p w14:paraId="0000039C" w14:textId="22F37638" w:rsidR="0095013F" w:rsidRDefault="001C5456">
            <w:pPr>
              <w:widowControl w:val="0"/>
              <w:spacing w:line="240" w:lineRule="auto"/>
            </w:pPr>
            <w:r>
              <w:t>Se presenta información sobre documentos</w:t>
            </w:r>
            <w:r w:rsidR="003730A8">
              <w:t>.</w:t>
            </w:r>
            <w:r>
              <w:t xml:space="preserve"> </w:t>
            </w:r>
          </w:p>
        </w:tc>
      </w:tr>
      <w:tr w:rsidR="0095013F" w14:paraId="78A3943A" w14:textId="77777777">
        <w:trPr>
          <w:trHeight w:val="420"/>
        </w:trPr>
        <w:tc>
          <w:tcPr>
            <w:tcW w:w="1551" w:type="dxa"/>
            <w:shd w:val="clear" w:color="auto" w:fill="auto"/>
            <w:tcMar>
              <w:top w:w="100" w:type="dxa"/>
              <w:left w:w="100" w:type="dxa"/>
              <w:bottom w:w="100" w:type="dxa"/>
              <w:right w:w="100" w:type="dxa"/>
            </w:tcMar>
          </w:tcPr>
          <w:p w14:paraId="0000039E" w14:textId="77777777" w:rsidR="0095013F" w:rsidRDefault="001C5456">
            <w:pPr>
              <w:pBdr>
                <w:top w:val="nil"/>
                <w:left w:val="nil"/>
                <w:bottom w:val="nil"/>
                <w:right w:val="nil"/>
                <w:between w:val="nil"/>
              </w:pBdr>
              <w:spacing w:after="120" w:line="240" w:lineRule="auto"/>
              <w:rPr>
                <w:b/>
                <w:color w:val="000000"/>
              </w:rPr>
            </w:pPr>
            <w:r>
              <w:rPr>
                <w:b/>
                <w:color w:val="000000"/>
              </w:rPr>
              <w:t>IEEE 1012</w:t>
            </w:r>
          </w:p>
          <w:p w14:paraId="0000039F" w14:textId="77777777" w:rsidR="0095013F" w:rsidRDefault="0095013F">
            <w:pPr>
              <w:widowControl w:val="0"/>
              <w:spacing w:line="240" w:lineRule="auto"/>
              <w:ind w:right="-804"/>
              <w:rPr>
                <w:b/>
              </w:rPr>
            </w:pPr>
          </w:p>
        </w:tc>
        <w:tc>
          <w:tcPr>
            <w:tcW w:w="8401" w:type="dxa"/>
            <w:shd w:val="clear" w:color="auto" w:fill="auto"/>
            <w:tcMar>
              <w:top w:w="100" w:type="dxa"/>
              <w:left w:w="100" w:type="dxa"/>
              <w:bottom w:w="100" w:type="dxa"/>
              <w:right w:w="100" w:type="dxa"/>
            </w:tcMar>
          </w:tcPr>
          <w:p w14:paraId="000003A0" w14:textId="2CBFCC19" w:rsidR="0095013F" w:rsidRPr="00E47AEB" w:rsidRDefault="001C5456">
            <w:pPr>
              <w:widowControl w:val="0"/>
              <w:spacing w:line="240" w:lineRule="auto"/>
              <w:jc w:val="both"/>
              <w:rPr>
                <w:strike/>
                <w:highlight w:val="yellow"/>
                <w:rPrChange w:id="18" w:author="ELSA CRISTINA ARENAS MARTINEZ" w:date="2022-11-15T15:50:00Z">
                  <w:rPr>
                    <w:highlight w:val="yellow"/>
                  </w:rPr>
                </w:rPrChange>
              </w:rPr>
            </w:pPr>
            <w:r w:rsidRPr="00E47AEB">
              <w:rPr>
                <w:strike/>
                <w:highlight w:val="yellow"/>
                <w:rPrChange w:id="19" w:author="ELSA CRISTINA ARENAS MARTINEZ" w:date="2022-11-15T15:50:00Z">
                  <w:rPr>
                    <w:highlight w:val="yellow"/>
                  </w:rPr>
                </w:rPrChange>
              </w:rPr>
              <w:t xml:space="preserve">El estándar IEEE 1012 consiste en la </w:t>
            </w:r>
            <w:r w:rsidR="002C1226" w:rsidRPr="00E47AEB">
              <w:rPr>
                <w:strike/>
                <w:highlight w:val="yellow"/>
                <w:rPrChange w:id="20" w:author="ELSA CRISTINA ARENAS MARTINEZ" w:date="2022-11-15T15:50:00Z">
                  <w:rPr>
                    <w:highlight w:val="yellow"/>
                  </w:rPr>
                </w:rPrChange>
              </w:rPr>
              <w:t>v</w:t>
            </w:r>
            <w:r w:rsidRPr="00E47AEB">
              <w:rPr>
                <w:strike/>
                <w:highlight w:val="yellow"/>
                <w:rPrChange w:id="21" w:author="ELSA CRISTINA ARENAS MARTINEZ" w:date="2022-11-15T15:50:00Z">
                  <w:rPr>
                    <w:highlight w:val="yellow"/>
                  </w:rPr>
                </w:rPrChange>
              </w:rPr>
              <w:t xml:space="preserve">erificación y </w:t>
            </w:r>
            <w:r w:rsidR="002C1226" w:rsidRPr="00E47AEB">
              <w:rPr>
                <w:strike/>
                <w:highlight w:val="yellow"/>
                <w:rPrChange w:id="22" w:author="ELSA CRISTINA ARENAS MARTINEZ" w:date="2022-11-15T15:50:00Z">
                  <w:rPr>
                    <w:highlight w:val="yellow"/>
                  </w:rPr>
                </w:rPrChange>
              </w:rPr>
              <w:t>v</w:t>
            </w:r>
            <w:r w:rsidRPr="00E47AEB">
              <w:rPr>
                <w:strike/>
                <w:highlight w:val="yellow"/>
                <w:rPrChange w:id="23" w:author="ELSA CRISTINA ARENAS MARTINEZ" w:date="2022-11-15T15:50:00Z">
                  <w:rPr>
                    <w:highlight w:val="yellow"/>
                  </w:rPr>
                </w:rPrChange>
              </w:rPr>
              <w:t xml:space="preserve">alidación de un </w:t>
            </w:r>
            <w:r w:rsidR="002C1226" w:rsidRPr="00E47AEB">
              <w:rPr>
                <w:i/>
                <w:iCs/>
                <w:strike/>
                <w:rPrChange w:id="24" w:author="ELSA CRISTINA ARENAS MARTINEZ" w:date="2022-11-15T15:50:00Z">
                  <w:rPr>
                    <w:i/>
                    <w:iCs/>
                  </w:rPr>
                </w:rPrChange>
              </w:rPr>
              <w:t>software</w:t>
            </w:r>
            <w:r w:rsidRPr="00E47AEB">
              <w:rPr>
                <w:strike/>
                <w:highlight w:val="yellow"/>
                <w:rPrChange w:id="25" w:author="ELSA CRISTINA ARENAS MARTINEZ" w:date="2022-11-15T15:50:00Z">
                  <w:rPr>
                    <w:highlight w:val="yellow"/>
                  </w:rPr>
                </w:rPrChange>
              </w:rPr>
              <w:t xml:space="preserve">, es un procedimiento basado en normas de calidad en algunos modelos de vida de un </w:t>
            </w:r>
            <w:r w:rsidR="002C1226" w:rsidRPr="00E47AEB">
              <w:rPr>
                <w:i/>
                <w:iCs/>
                <w:strike/>
                <w:rPrChange w:id="26" w:author="ELSA CRISTINA ARENAS MARTINEZ" w:date="2022-11-15T15:50:00Z">
                  <w:rPr>
                    <w:i/>
                    <w:iCs/>
                  </w:rPr>
                </w:rPrChange>
              </w:rPr>
              <w:t>software</w:t>
            </w:r>
            <w:r w:rsidRPr="00E47AEB">
              <w:rPr>
                <w:strike/>
                <w:highlight w:val="yellow"/>
                <w:rPrChange w:id="27" w:author="ELSA CRISTINA ARENAS MARTINEZ" w:date="2022-11-15T15:50:00Z">
                  <w:rPr>
                    <w:highlight w:val="yellow"/>
                  </w:rPr>
                </w:rPrChange>
              </w:rPr>
              <w:t>.</w:t>
            </w:r>
          </w:p>
          <w:p w14:paraId="000003A1" w14:textId="5505B2E6" w:rsidR="0095013F" w:rsidRPr="00E47AEB" w:rsidRDefault="001C5456">
            <w:pPr>
              <w:widowControl w:val="0"/>
              <w:spacing w:line="240" w:lineRule="auto"/>
              <w:jc w:val="both"/>
              <w:rPr>
                <w:strike/>
                <w:highlight w:val="yellow"/>
                <w:rPrChange w:id="28" w:author="ELSA CRISTINA ARENAS MARTINEZ" w:date="2022-11-15T15:50:00Z">
                  <w:rPr>
                    <w:highlight w:val="yellow"/>
                  </w:rPr>
                </w:rPrChange>
              </w:rPr>
            </w:pPr>
            <w:r w:rsidRPr="00E47AEB">
              <w:rPr>
                <w:strike/>
                <w:highlight w:val="yellow"/>
                <w:rPrChange w:id="29" w:author="ELSA CRISTINA ARENAS MARTINEZ" w:date="2022-11-15T15:50:00Z">
                  <w:rPr>
                    <w:highlight w:val="yellow"/>
                  </w:rPr>
                </w:rPrChange>
              </w:rPr>
              <w:t xml:space="preserve">Define cuatro niveles de integridad para describir la importancia del </w:t>
            </w:r>
            <w:r w:rsidR="002C1226" w:rsidRPr="00E47AEB">
              <w:rPr>
                <w:i/>
                <w:iCs/>
                <w:strike/>
                <w:rPrChange w:id="30" w:author="ELSA CRISTINA ARENAS MARTINEZ" w:date="2022-11-15T15:50:00Z">
                  <w:rPr>
                    <w:i/>
                    <w:iCs/>
                  </w:rPr>
                </w:rPrChange>
              </w:rPr>
              <w:t>software</w:t>
            </w:r>
            <w:r w:rsidRPr="00E47AEB">
              <w:rPr>
                <w:strike/>
                <w:highlight w:val="yellow"/>
                <w:rPrChange w:id="31" w:author="ELSA CRISTINA ARENAS MARTINEZ" w:date="2022-11-15T15:50:00Z">
                  <w:rPr>
                    <w:highlight w:val="yellow"/>
                  </w:rPr>
                </w:rPrChange>
              </w:rPr>
              <w:t>, varían desde alta integridad hasta baja integridad, para el usuario.</w:t>
            </w:r>
          </w:p>
          <w:p w14:paraId="000003A2" w14:textId="69539CE2" w:rsidR="0095013F" w:rsidRPr="00E47AEB" w:rsidRDefault="001C5456">
            <w:pPr>
              <w:widowControl w:val="0"/>
              <w:spacing w:line="240" w:lineRule="auto"/>
              <w:jc w:val="both"/>
              <w:rPr>
                <w:strike/>
                <w:highlight w:val="yellow"/>
                <w:rPrChange w:id="32" w:author="ELSA CRISTINA ARENAS MARTINEZ" w:date="2022-11-15T15:50:00Z">
                  <w:rPr>
                    <w:highlight w:val="yellow"/>
                  </w:rPr>
                </w:rPrChange>
              </w:rPr>
            </w:pPr>
            <w:r w:rsidRPr="00E47AEB">
              <w:rPr>
                <w:strike/>
                <w:highlight w:val="yellow"/>
                <w:rPrChange w:id="33" w:author="ELSA CRISTINA ARENAS MARTINEZ" w:date="2022-11-15T15:50:00Z">
                  <w:rPr>
                    <w:highlight w:val="yellow"/>
                  </w:rPr>
                </w:rPrChange>
              </w:rPr>
              <w:t xml:space="preserve">Los niveles de integridad del </w:t>
            </w:r>
            <w:r w:rsidR="002C1226" w:rsidRPr="00E47AEB">
              <w:rPr>
                <w:i/>
                <w:iCs/>
                <w:strike/>
                <w:rPrChange w:id="34" w:author="ELSA CRISTINA ARENAS MARTINEZ" w:date="2022-11-15T15:50:00Z">
                  <w:rPr>
                    <w:i/>
                    <w:iCs/>
                  </w:rPr>
                </w:rPrChange>
              </w:rPr>
              <w:t>software</w:t>
            </w:r>
            <w:r w:rsidRPr="00E47AEB">
              <w:rPr>
                <w:strike/>
                <w:highlight w:val="yellow"/>
                <w:rPrChange w:id="35" w:author="ELSA CRISTINA ARENAS MARTINEZ" w:date="2022-11-15T15:50:00Z">
                  <w:rPr>
                    <w:highlight w:val="yellow"/>
                  </w:rPr>
                </w:rPrChange>
              </w:rPr>
              <w:t xml:space="preserve"> son un rango de valores que representan la complejidad, criticidad, riesgo, nivel de seguridad, nivel de protección del </w:t>
            </w:r>
            <w:r w:rsidR="002C1226" w:rsidRPr="00E47AEB">
              <w:rPr>
                <w:i/>
                <w:iCs/>
                <w:strike/>
                <w:rPrChange w:id="36" w:author="ELSA CRISTINA ARENAS MARTINEZ" w:date="2022-11-15T15:50:00Z">
                  <w:rPr>
                    <w:i/>
                    <w:iCs/>
                  </w:rPr>
                </w:rPrChange>
              </w:rPr>
              <w:t>software</w:t>
            </w:r>
            <w:r w:rsidRPr="00E47AEB">
              <w:rPr>
                <w:strike/>
                <w:highlight w:val="yellow"/>
                <w:rPrChange w:id="37" w:author="ELSA CRISTINA ARENAS MARTINEZ" w:date="2022-11-15T15:50:00Z">
                  <w:rPr>
                    <w:highlight w:val="yellow"/>
                  </w:rPr>
                </w:rPrChange>
              </w:rPr>
              <w:t xml:space="preserve"> desempeño deseado, confiabilidad y otras características del proyecto en sí, que definen la importancia del </w:t>
            </w:r>
            <w:r w:rsidR="002C1226" w:rsidRPr="00E47AEB">
              <w:rPr>
                <w:i/>
                <w:iCs/>
                <w:strike/>
                <w:rPrChange w:id="38" w:author="ELSA CRISTINA ARENAS MARTINEZ" w:date="2022-11-15T15:50:00Z">
                  <w:rPr>
                    <w:i/>
                    <w:iCs/>
                  </w:rPr>
                </w:rPrChange>
              </w:rPr>
              <w:t>software</w:t>
            </w:r>
            <w:r w:rsidRPr="00E47AEB">
              <w:rPr>
                <w:strike/>
                <w:highlight w:val="yellow"/>
                <w:rPrChange w:id="39" w:author="ELSA CRISTINA ARENAS MARTINEZ" w:date="2022-11-15T15:50:00Z">
                  <w:rPr>
                    <w:highlight w:val="yellow"/>
                  </w:rPr>
                </w:rPrChange>
              </w:rPr>
              <w:t xml:space="preserve"> para el usuario o adquisidor. Las características suelen determinar el nivel de integridad dependiendo del objetivo de la aplicación y uso del sistema.</w:t>
            </w:r>
          </w:p>
          <w:p w14:paraId="000003A3" w14:textId="77777777" w:rsidR="0095013F" w:rsidRPr="00E47AEB" w:rsidRDefault="001C5456">
            <w:pPr>
              <w:widowControl w:val="0"/>
              <w:spacing w:line="240" w:lineRule="auto"/>
              <w:jc w:val="both"/>
              <w:rPr>
                <w:strike/>
                <w:rPrChange w:id="40" w:author="ELSA CRISTINA ARENAS MARTINEZ" w:date="2022-11-15T15:50:00Z">
                  <w:rPr/>
                </w:rPrChange>
              </w:rPr>
            </w:pPr>
            <w:r w:rsidRPr="00E47AEB">
              <w:rPr>
                <w:strike/>
                <w:highlight w:val="yellow"/>
                <w:rPrChange w:id="41" w:author="ELSA CRISTINA ARENAS MARTINEZ" w:date="2022-11-15T15:50:00Z">
                  <w:rPr>
                    <w:highlight w:val="yellow"/>
                  </w:rPr>
                </w:rPrChange>
              </w:rPr>
              <w:t xml:space="preserve">El nivel de integridad determina el número de tareas a efectuar, entre más alto mayor número de tareas se llevan a cabo y son más </w:t>
            </w:r>
            <w:commentRangeStart w:id="42"/>
            <w:r w:rsidRPr="00E47AEB">
              <w:rPr>
                <w:strike/>
                <w:highlight w:val="yellow"/>
                <w:rPrChange w:id="43" w:author="ELSA CRISTINA ARENAS MARTINEZ" w:date="2022-11-15T15:50:00Z">
                  <w:rPr>
                    <w:highlight w:val="yellow"/>
                  </w:rPr>
                </w:rPrChange>
              </w:rPr>
              <w:t>rigurosas</w:t>
            </w:r>
            <w:commentRangeEnd w:id="42"/>
            <w:r w:rsidR="003730A8" w:rsidRPr="00E47AEB">
              <w:rPr>
                <w:rStyle w:val="Refdecomentario"/>
                <w:strike/>
                <w:rPrChange w:id="44" w:author="ELSA CRISTINA ARENAS MARTINEZ" w:date="2022-11-15T15:50:00Z">
                  <w:rPr>
                    <w:rStyle w:val="Refdecomentario"/>
                  </w:rPr>
                </w:rPrChange>
              </w:rPr>
              <w:commentReference w:id="42"/>
            </w:r>
            <w:r w:rsidRPr="00E47AEB">
              <w:rPr>
                <w:strike/>
                <w:highlight w:val="yellow"/>
                <w:rPrChange w:id="45" w:author="ELSA CRISTINA ARENAS MARTINEZ" w:date="2022-11-15T15:50:00Z">
                  <w:rPr>
                    <w:highlight w:val="yellow"/>
                  </w:rPr>
                </w:rPrChange>
              </w:rPr>
              <w:t>.</w:t>
            </w:r>
          </w:p>
          <w:p w14:paraId="000003A4" w14:textId="6CF18F8B" w:rsidR="0095013F" w:rsidRDefault="0095013F">
            <w:pPr>
              <w:widowControl w:val="0"/>
              <w:spacing w:line="240" w:lineRule="auto"/>
              <w:jc w:val="both"/>
              <w:rPr>
                <w:ins w:id="46" w:author="ELSA CRISTINA ARENAS MARTINEZ" w:date="2022-11-15T15:50:00Z"/>
              </w:rPr>
            </w:pPr>
          </w:p>
          <w:p w14:paraId="7EE310B0" w14:textId="77777777" w:rsidR="00E47AEB" w:rsidRPr="00CB616F" w:rsidRDefault="00E47AEB" w:rsidP="00E47AEB">
            <w:pPr>
              <w:widowControl w:val="0"/>
              <w:spacing w:line="240" w:lineRule="auto"/>
              <w:jc w:val="both"/>
              <w:rPr>
                <w:ins w:id="47" w:author="ELSA CRISTINA ARENAS MARTINEZ" w:date="2022-11-15T15:50:00Z"/>
                <w:lang w:val="es-CO"/>
              </w:rPr>
            </w:pPr>
            <w:ins w:id="48" w:author="ELSA CRISTINA ARENAS MARTINEZ" w:date="2022-11-15T15:50:00Z">
              <w:r w:rsidRPr="00CB616F">
                <w:rPr>
                  <w:lang w:val="es-CO"/>
                </w:rPr>
                <w:t xml:space="preserve">El IEEE 1012 es estándar se sustenta en la verificación y validación de </w:t>
              </w:r>
              <w:r w:rsidRPr="00CB616F">
                <w:rPr>
                  <w:i/>
                  <w:iCs/>
                  <w:lang w:val="es-CO"/>
                </w:rPr>
                <w:t>software</w:t>
              </w:r>
              <w:r w:rsidRPr="00CB616F">
                <w:rPr>
                  <w:lang w:val="es-CO"/>
                </w:rPr>
                <w:t>, este procedimiento se basa en normas de calidad de modelos de vida de un software.</w:t>
              </w:r>
            </w:ins>
          </w:p>
          <w:p w14:paraId="68042BF1" w14:textId="77777777" w:rsidR="00E47AEB" w:rsidRPr="00CB616F" w:rsidRDefault="00E47AEB" w:rsidP="00E47AEB">
            <w:pPr>
              <w:widowControl w:val="0"/>
              <w:spacing w:line="240" w:lineRule="auto"/>
              <w:jc w:val="both"/>
              <w:rPr>
                <w:ins w:id="49" w:author="ELSA CRISTINA ARENAS MARTINEZ" w:date="2022-11-15T15:50:00Z"/>
                <w:lang w:val="es-CO"/>
              </w:rPr>
            </w:pPr>
            <w:ins w:id="50" w:author="ELSA CRISTINA ARENAS MARTINEZ" w:date="2022-11-15T15:50:00Z">
              <w:r w:rsidRPr="00CB616F">
                <w:rPr>
                  <w:lang w:val="es-CO"/>
                </w:rPr>
                <w:t xml:space="preserve">Contiene cuatro niveles de integridad que describen la relevancia del </w:t>
              </w:r>
              <w:r w:rsidRPr="00CB616F">
                <w:rPr>
                  <w:i/>
                  <w:iCs/>
                  <w:lang w:val="es-CO"/>
                </w:rPr>
                <w:t>software</w:t>
              </w:r>
              <w:r w:rsidRPr="00CB616F">
                <w:rPr>
                  <w:lang w:val="es-CO"/>
                </w:rPr>
                <w:t>, variando desde baja hasta alta integridad para el usuario.</w:t>
              </w:r>
            </w:ins>
          </w:p>
          <w:p w14:paraId="0316AE12" w14:textId="77777777" w:rsidR="00E47AEB" w:rsidRPr="00CB616F" w:rsidRDefault="00E47AEB" w:rsidP="00E47AEB">
            <w:pPr>
              <w:widowControl w:val="0"/>
              <w:spacing w:line="240" w:lineRule="auto"/>
              <w:jc w:val="both"/>
              <w:rPr>
                <w:ins w:id="51" w:author="ELSA CRISTINA ARENAS MARTINEZ" w:date="2022-11-15T15:50:00Z"/>
                <w:lang w:val="es-CO"/>
              </w:rPr>
            </w:pPr>
            <w:ins w:id="52" w:author="ELSA CRISTINA ARENAS MARTINEZ" w:date="2022-11-15T15:50:00Z">
              <w:r w:rsidRPr="00CB616F">
                <w:rPr>
                  <w:lang w:val="es-CO"/>
                </w:rPr>
                <w:t xml:space="preserve">Estos niveles son valores que representan complejidad, criticidad, nivel de seguridad, entre otros, que precisan la trascendencia del </w:t>
              </w:r>
              <w:r w:rsidRPr="00CB616F">
                <w:rPr>
                  <w:i/>
                  <w:iCs/>
                  <w:lang w:val="es-CO"/>
                </w:rPr>
                <w:t>software</w:t>
              </w:r>
              <w:r w:rsidRPr="00CB616F">
                <w:rPr>
                  <w:lang w:val="es-CO"/>
                </w:rPr>
                <w:t xml:space="preserve"> para el usuario final. Estas características determinan el nivel de integridad teniendo en cuenta el objetivo y uso del sistema.</w:t>
              </w:r>
            </w:ins>
          </w:p>
          <w:p w14:paraId="1820A323" w14:textId="77777777" w:rsidR="00E47AEB" w:rsidRPr="00CB616F" w:rsidRDefault="00E47AEB" w:rsidP="00E47AEB">
            <w:pPr>
              <w:widowControl w:val="0"/>
              <w:spacing w:line="240" w:lineRule="auto"/>
              <w:jc w:val="both"/>
              <w:rPr>
                <w:ins w:id="53" w:author="ELSA CRISTINA ARENAS MARTINEZ" w:date="2022-11-15T15:50:00Z"/>
                <w:strike/>
                <w:lang w:val="es-CO"/>
              </w:rPr>
            </w:pPr>
            <w:ins w:id="54" w:author="ELSA CRISTINA ARENAS MARTINEZ" w:date="2022-11-15T15:50:00Z">
              <w:r w:rsidRPr="00CB616F">
                <w:rPr>
                  <w:lang w:val="es-CO"/>
                </w:rPr>
                <w:t xml:space="preserve">El nivel de integridad permite identificar el número de tareas a desarrollarse, entre </w:t>
              </w:r>
              <w:r w:rsidRPr="00CB616F">
                <w:rPr>
                  <w:lang w:val="es-CO"/>
                </w:rPr>
                <w:lastRenderedPageBreak/>
                <w:t xml:space="preserve">más alto es mayor el número de tareas a realizar, siendo estas más rigurosas. </w:t>
              </w:r>
            </w:ins>
          </w:p>
          <w:p w14:paraId="0A1CADB4" w14:textId="77777777" w:rsidR="00E47AEB" w:rsidRDefault="00E47AEB">
            <w:pPr>
              <w:widowControl w:val="0"/>
              <w:spacing w:line="240" w:lineRule="auto"/>
              <w:jc w:val="both"/>
            </w:pPr>
          </w:p>
          <w:p w14:paraId="000003A5" w14:textId="77777777" w:rsidR="0095013F" w:rsidRDefault="001C5456">
            <w:pPr>
              <w:widowControl w:val="0"/>
              <w:spacing w:line="240" w:lineRule="auto"/>
              <w:jc w:val="both"/>
            </w:pPr>
            <w:r>
              <w:t>Componentes de la documentación IEEE</w:t>
            </w:r>
          </w:p>
          <w:p w14:paraId="000003A6" w14:textId="77777777" w:rsidR="0095013F" w:rsidRDefault="001C5456">
            <w:pPr>
              <w:widowControl w:val="0"/>
              <w:numPr>
                <w:ilvl w:val="0"/>
                <w:numId w:val="11"/>
              </w:numPr>
              <w:pBdr>
                <w:top w:val="nil"/>
                <w:left w:val="nil"/>
                <w:bottom w:val="nil"/>
                <w:right w:val="nil"/>
                <w:between w:val="nil"/>
              </w:pBdr>
              <w:spacing w:line="240" w:lineRule="auto"/>
              <w:ind w:left="321"/>
            </w:pPr>
            <w:r>
              <w:rPr>
                <w:color w:val="000000"/>
              </w:rPr>
              <w:t>El alcance</w:t>
            </w:r>
          </w:p>
          <w:p w14:paraId="000003A7" w14:textId="77777777" w:rsidR="0095013F" w:rsidRDefault="001C5456">
            <w:pPr>
              <w:widowControl w:val="0"/>
              <w:numPr>
                <w:ilvl w:val="0"/>
                <w:numId w:val="11"/>
              </w:numPr>
              <w:pBdr>
                <w:top w:val="nil"/>
                <w:left w:val="nil"/>
                <w:bottom w:val="nil"/>
                <w:right w:val="nil"/>
                <w:between w:val="nil"/>
              </w:pBdr>
              <w:spacing w:line="240" w:lineRule="auto"/>
              <w:ind w:left="321"/>
            </w:pPr>
            <w:r>
              <w:rPr>
                <w:color w:val="000000"/>
              </w:rPr>
              <w:t>El propósito</w:t>
            </w:r>
          </w:p>
          <w:p w14:paraId="000003A8" w14:textId="77777777" w:rsidR="0095013F" w:rsidRDefault="001C5456">
            <w:pPr>
              <w:widowControl w:val="0"/>
              <w:numPr>
                <w:ilvl w:val="0"/>
                <w:numId w:val="11"/>
              </w:numPr>
              <w:pBdr>
                <w:top w:val="nil"/>
                <w:left w:val="nil"/>
                <w:bottom w:val="nil"/>
                <w:right w:val="nil"/>
                <w:between w:val="nil"/>
              </w:pBdr>
              <w:spacing w:line="240" w:lineRule="auto"/>
              <w:ind w:left="321"/>
            </w:pPr>
            <w:r>
              <w:rPr>
                <w:color w:val="000000"/>
              </w:rPr>
              <w:t>Campo de aplicación</w:t>
            </w:r>
          </w:p>
          <w:p w14:paraId="000003A9" w14:textId="77777777" w:rsidR="0095013F" w:rsidRDefault="001C5456">
            <w:pPr>
              <w:widowControl w:val="0"/>
              <w:numPr>
                <w:ilvl w:val="0"/>
                <w:numId w:val="11"/>
              </w:numPr>
              <w:pBdr>
                <w:top w:val="nil"/>
                <w:left w:val="nil"/>
                <w:bottom w:val="nil"/>
                <w:right w:val="nil"/>
                <w:between w:val="nil"/>
              </w:pBdr>
              <w:spacing w:line="240" w:lineRule="auto"/>
              <w:ind w:left="321"/>
            </w:pPr>
            <w:r>
              <w:rPr>
                <w:color w:val="000000"/>
              </w:rPr>
              <w:t>Objetivos</w:t>
            </w:r>
          </w:p>
          <w:p w14:paraId="000003AA" w14:textId="77777777" w:rsidR="0095013F" w:rsidRDefault="001C5456">
            <w:pPr>
              <w:widowControl w:val="0"/>
              <w:numPr>
                <w:ilvl w:val="0"/>
                <w:numId w:val="11"/>
              </w:numPr>
              <w:pBdr>
                <w:top w:val="nil"/>
                <w:left w:val="nil"/>
                <w:bottom w:val="nil"/>
                <w:right w:val="nil"/>
                <w:between w:val="nil"/>
              </w:pBdr>
              <w:spacing w:line="240" w:lineRule="auto"/>
              <w:ind w:left="321"/>
            </w:pPr>
            <w:r>
              <w:rPr>
                <w:color w:val="000000"/>
              </w:rPr>
              <w:t>Anexo (gráficas y tablas)</w:t>
            </w:r>
          </w:p>
        </w:tc>
        <w:tc>
          <w:tcPr>
            <w:tcW w:w="3460" w:type="dxa"/>
            <w:shd w:val="clear" w:color="auto" w:fill="auto"/>
            <w:tcMar>
              <w:top w:w="100" w:type="dxa"/>
              <w:left w:w="100" w:type="dxa"/>
              <w:bottom w:w="100" w:type="dxa"/>
              <w:right w:w="100" w:type="dxa"/>
            </w:tcMar>
          </w:tcPr>
          <w:p w14:paraId="000003AB" w14:textId="77777777" w:rsidR="0095013F" w:rsidRDefault="0095013F">
            <w:pPr>
              <w:widowControl w:val="0"/>
              <w:spacing w:line="240" w:lineRule="auto"/>
            </w:pPr>
          </w:p>
          <w:p w14:paraId="000003AC" w14:textId="77777777" w:rsidR="0095013F" w:rsidRDefault="001C5456">
            <w:pPr>
              <w:widowControl w:val="0"/>
              <w:spacing w:line="240" w:lineRule="auto"/>
              <w:rPr>
                <w:b/>
              </w:rPr>
            </w:pPr>
            <w:r>
              <w:rPr>
                <w:noProof/>
              </w:rPr>
              <w:drawing>
                <wp:inline distT="0" distB="0" distL="0" distR="0" wp14:anchorId="493CA014" wp14:editId="35D5EFBD">
                  <wp:extent cx="2070100" cy="1163955"/>
                  <wp:effectExtent l="0" t="0" r="0" b="0"/>
                  <wp:docPr id="261" name="image20.jpg" descr="Concepto de collage de control de calidad estándar"/>
                  <wp:cNvGraphicFramePr/>
                  <a:graphic xmlns:a="http://schemas.openxmlformats.org/drawingml/2006/main">
                    <a:graphicData uri="http://schemas.openxmlformats.org/drawingml/2006/picture">
                      <pic:pic xmlns:pic="http://schemas.openxmlformats.org/drawingml/2006/picture">
                        <pic:nvPicPr>
                          <pic:cNvPr id="0" name="image20.jpg" descr="Concepto de collage de control de calidad estándar"/>
                          <pic:cNvPicPr preferRelativeResize="0"/>
                        </pic:nvPicPr>
                        <pic:blipFill>
                          <a:blip r:embed="rId104"/>
                          <a:srcRect/>
                          <a:stretch>
                            <a:fillRect/>
                          </a:stretch>
                        </pic:blipFill>
                        <pic:spPr>
                          <a:xfrm>
                            <a:off x="0" y="0"/>
                            <a:ext cx="2070100" cy="1163955"/>
                          </a:xfrm>
                          <a:prstGeom prst="rect">
                            <a:avLst/>
                          </a:prstGeom>
                          <a:ln/>
                        </pic:spPr>
                      </pic:pic>
                    </a:graphicData>
                  </a:graphic>
                </wp:inline>
              </w:drawing>
            </w:r>
          </w:p>
          <w:p w14:paraId="000003AD" w14:textId="77777777" w:rsidR="0095013F" w:rsidRDefault="001C5456">
            <w:pPr>
              <w:pBdr>
                <w:top w:val="nil"/>
                <w:left w:val="nil"/>
                <w:bottom w:val="nil"/>
                <w:right w:val="nil"/>
                <w:between w:val="nil"/>
              </w:pBdr>
              <w:spacing w:after="120" w:line="240" w:lineRule="auto"/>
              <w:rPr>
                <w:color w:val="000000"/>
              </w:rPr>
            </w:pPr>
            <w:r>
              <w:t xml:space="preserve">Imagen de referente: </w:t>
            </w:r>
            <w:hyperlink r:id="rId105">
              <w:r>
                <w:rPr>
                  <w:color w:val="0000FF"/>
                  <w:u w:val="single"/>
                </w:rPr>
                <w:t>https://qawerk.es/process/integration-testing/</w:t>
              </w:r>
            </w:hyperlink>
          </w:p>
          <w:p w14:paraId="000003AE" w14:textId="77777777" w:rsidR="0095013F" w:rsidRDefault="001C5456">
            <w:pPr>
              <w:jc w:val="both"/>
            </w:pPr>
            <w:r>
              <w:rPr>
                <w:b/>
              </w:rPr>
              <w:t>Imagen</w:t>
            </w:r>
            <w:r>
              <w:t xml:space="preserve"> 228130_i52</w:t>
            </w:r>
          </w:p>
          <w:p w14:paraId="000003AF" w14:textId="77777777" w:rsidR="0095013F" w:rsidRDefault="0095013F">
            <w:pPr>
              <w:widowControl w:val="0"/>
              <w:spacing w:line="240" w:lineRule="auto"/>
              <w:rPr>
                <w:b/>
              </w:rPr>
            </w:pPr>
          </w:p>
        </w:tc>
      </w:tr>
      <w:tr w:rsidR="0095013F" w14:paraId="367A63AA" w14:textId="77777777">
        <w:trPr>
          <w:trHeight w:val="420"/>
        </w:trPr>
        <w:tc>
          <w:tcPr>
            <w:tcW w:w="1551" w:type="dxa"/>
            <w:shd w:val="clear" w:color="auto" w:fill="auto"/>
            <w:tcMar>
              <w:top w:w="100" w:type="dxa"/>
              <w:left w:w="100" w:type="dxa"/>
              <w:bottom w:w="100" w:type="dxa"/>
              <w:right w:w="100" w:type="dxa"/>
            </w:tcMar>
          </w:tcPr>
          <w:p w14:paraId="000003B0" w14:textId="77777777" w:rsidR="0095013F" w:rsidRDefault="001C5456">
            <w:pPr>
              <w:pBdr>
                <w:top w:val="nil"/>
                <w:left w:val="nil"/>
                <w:bottom w:val="nil"/>
                <w:right w:val="nil"/>
                <w:between w:val="nil"/>
              </w:pBdr>
              <w:spacing w:after="120" w:line="240" w:lineRule="auto"/>
              <w:rPr>
                <w:b/>
                <w:color w:val="000000"/>
              </w:rPr>
            </w:pPr>
            <w:r>
              <w:rPr>
                <w:b/>
                <w:color w:val="000000"/>
              </w:rPr>
              <w:t>IEEE 829</w:t>
            </w:r>
          </w:p>
          <w:p w14:paraId="000003B1" w14:textId="77777777" w:rsidR="0095013F" w:rsidRDefault="0095013F">
            <w:pPr>
              <w:widowControl w:val="0"/>
              <w:spacing w:line="240" w:lineRule="auto"/>
              <w:rPr>
                <w:b/>
              </w:rPr>
            </w:pPr>
          </w:p>
        </w:tc>
        <w:tc>
          <w:tcPr>
            <w:tcW w:w="8401" w:type="dxa"/>
            <w:shd w:val="clear" w:color="auto" w:fill="auto"/>
            <w:tcMar>
              <w:top w:w="100" w:type="dxa"/>
              <w:left w:w="100" w:type="dxa"/>
              <w:bottom w:w="100" w:type="dxa"/>
              <w:right w:w="100" w:type="dxa"/>
            </w:tcMar>
          </w:tcPr>
          <w:p w14:paraId="000003B2" w14:textId="1C6EB8F3" w:rsidR="0095013F" w:rsidRDefault="001C5456">
            <w:pPr>
              <w:pBdr>
                <w:top w:val="nil"/>
                <w:left w:val="nil"/>
                <w:bottom w:val="nil"/>
                <w:right w:val="nil"/>
                <w:between w:val="nil"/>
              </w:pBdr>
              <w:spacing w:after="120" w:line="240" w:lineRule="auto"/>
              <w:jc w:val="both"/>
              <w:rPr>
                <w:color w:val="000000"/>
              </w:rPr>
            </w:pPr>
            <w:r>
              <w:rPr>
                <w:color w:val="000000"/>
              </w:rPr>
              <w:t xml:space="preserve">La documentación de las pruebas de </w:t>
            </w:r>
            <w:r w:rsidR="002C1226" w:rsidRPr="002C1226">
              <w:rPr>
                <w:i/>
                <w:iCs/>
                <w:color w:val="000000"/>
              </w:rPr>
              <w:t>software</w:t>
            </w:r>
            <w:r>
              <w:rPr>
                <w:color w:val="000000"/>
              </w:rPr>
              <w:t xml:space="preserve"> o bases de datos es muy importante para llevar el control de las diferentes actividades que se han ejecutado. E</w:t>
            </w:r>
            <w:r w:rsidR="003E7BD0">
              <w:rPr>
                <w:color w:val="000000"/>
              </w:rPr>
              <w:t>l e</w:t>
            </w:r>
            <w:r>
              <w:rPr>
                <w:color w:val="000000"/>
              </w:rPr>
              <w:t xml:space="preserve">stándar 829 para la documentación de prueba de </w:t>
            </w:r>
            <w:r w:rsidR="002C1226" w:rsidRPr="002C1226">
              <w:rPr>
                <w:i/>
                <w:iCs/>
                <w:color w:val="000000"/>
              </w:rPr>
              <w:t>software</w:t>
            </w:r>
            <w:r>
              <w:rPr>
                <w:color w:val="000000"/>
              </w:rPr>
              <w:t xml:space="preserve"> y sistema pertenece a un estándar de IEEE que especifica la manera de implementar los documentos para su uso en las ocho fases definidas de prueba de </w:t>
            </w:r>
            <w:r w:rsidR="002C1226" w:rsidRPr="002C1226">
              <w:rPr>
                <w:i/>
                <w:iCs/>
                <w:color w:val="000000"/>
              </w:rPr>
              <w:t>software</w:t>
            </w:r>
            <w:r>
              <w:rPr>
                <w:color w:val="000000"/>
              </w:rPr>
              <w:t xml:space="preserve">. </w:t>
            </w:r>
            <w:r w:rsidR="003E7BD0">
              <w:rPr>
                <w:color w:val="000000"/>
              </w:rPr>
              <w:t>En c</w:t>
            </w:r>
            <w:r>
              <w:rPr>
                <w:color w:val="000000"/>
              </w:rPr>
              <w:t xml:space="preserve">ada una de las fases se especifica </w:t>
            </w:r>
            <w:r w:rsidR="003E7BD0">
              <w:rPr>
                <w:color w:val="000000"/>
              </w:rPr>
              <w:t xml:space="preserve">qué </w:t>
            </w:r>
            <w:r>
              <w:rPr>
                <w:color w:val="000000"/>
              </w:rPr>
              <w:t>documento se debe diligenciar para llevar una documentación completa.</w:t>
            </w:r>
          </w:p>
          <w:p w14:paraId="000003B3" w14:textId="77777777" w:rsidR="0095013F" w:rsidRDefault="001C5456">
            <w:pPr>
              <w:pBdr>
                <w:top w:val="nil"/>
                <w:left w:val="nil"/>
                <w:bottom w:val="nil"/>
                <w:right w:val="nil"/>
                <w:between w:val="nil"/>
              </w:pBdr>
              <w:spacing w:after="120" w:line="240" w:lineRule="auto"/>
              <w:rPr>
                <w:color w:val="000000"/>
              </w:rPr>
            </w:pPr>
            <w:r>
              <w:rPr>
                <w:color w:val="000000"/>
              </w:rPr>
              <w:t>Documentos requeridos por la norma IEEE 829</w:t>
            </w:r>
          </w:p>
          <w:p w14:paraId="000003B4" w14:textId="77777777" w:rsidR="0095013F" w:rsidRDefault="0095013F">
            <w:pPr>
              <w:pBdr>
                <w:top w:val="nil"/>
                <w:left w:val="nil"/>
                <w:bottom w:val="nil"/>
                <w:right w:val="nil"/>
                <w:between w:val="nil"/>
              </w:pBdr>
              <w:spacing w:line="240" w:lineRule="auto"/>
              <w:ind w:left="1080"/>
              <w:rPr>
                <w:color w:val="000000"/>
              </w:rPr>
            </w:pPr>
          </w:p>
          <w:p w14:paraId="000003B5" w14:textId="254B19DA" w:rsidR="0095013F" w:rsidRDefault="001C5456">
            <w:pPr>
              <w:numPr>
                <w:ilvl w:val="1"/>
                <w:numId w:val="14"/>
              </w:numPr>
              <w:pBdr>
                <w:top w:val="nil"/>
                <w:left w:val="nil"/>
                <w:bottom w:val="nil"/>
                <w:right w:val="nil"/>
                <w:between w:val="nil"/>
              </w:pBdr>
              <w:spacing w:line="240" w:lineRule="auto"/>
              <w:ind w:left="321"/>
              <w:jc w:val="both"/>
              <w:rPr>
                <w:color w:val="000000"/>
              </w:rPr>
            </w:pPr>
            <w:r>
              <w:rPr>
                <w:color w:val="000000"/>
              </w:rPr>
              <w:t xml:space="preserve">Plan de prueba maestro (MTP), es </w:t>
            </w:r>
            <w:r w:rsidR="003E7BD0">
              <w:rPr>
                <w:color w:val="000000"/>
              </w:rPr>
              <w:t xml:space="preserve">el </w:t>
            </w:r>
            <w:r>
              <w:rPr>
                <w:color w:val="000000"/>
              </w:rPr>
              <w:t xml:space="preserve">plan de pruebas </w:t>
            </w:r>
            <w:r w:rsidR="003E7BD0">
              <w:rPr>
                <w:color w:val="000000"/>
              </w:rPr>
              <w:t xml:space="preserve">que </w:t>
            </w:r>
            <w:r>
              <w:rPr>
                <w:color w:val="000000"/>
              </w:rPr>
              <w:t>proporciona un documento general para llevar una planificación y gestión de las pruebas para la implementación de múltiples pruebas.</w:t>
            </w:r>
          </w:p>
          <w:p w14:paraId="000003B6" w14:textId="63A9A3AB" w:rsidR="0095013F" w:rsidRDefault="001C5456">
            <w:pPr>
              <w:numPr>
                <w:ilvl w:val="1"/>
                <w:numId w:val="14"/>
              </w:numPr>
              <w:pBdr>
                <w:top w:val="nil"/>
                <w:left w:val="nil"/>
                <w:bottom w:val="nil"/>
                <w:right w:val="nil"/>
                <w:between w:val="nil"/>
              </w:pBdr>
              <w:spacing w:line="240" w:lineRule="auto"/>
              <w:ind w:left="321"/>
              <w:jc w:val="both"/>
              <w:rPr>
                <w:color w:val="000000"/>
              </w:rPr>
            </w:pPr>
            <w:r>
              <w:rPr>
                <w:color w:val="000000"/>
              </w:rPr>
              <w:t>Plan de pruebas de nivel (LTP)</w:t>
            </w:r>
            <w:r w:rsidR="003E7BD0">
              <w:rPr>
                <w:color w:val="000000"/>
              </w:rPr>
              <w:t>.</w:t>
            </w:r>
            <w:r>
              <w:rPr>
                <w:color w:val="000000"/>
              </w:rPr>
              <w:t xml:space="preserve"> </w:t>
            </w:r>
            <w:r w:rsidR="003E7BD0">
              <w:rPr>
                <w:color w:val="000000"/>
              </w:rPr>
              <w:t>E</w:t>
            </w:r>
            <w:r>
              <w:rPr>
                <w:color w:val="000000"/>
              </w:rPr>
              <w:t>n este documento se plasma el alcance, los objetivos, el enfoque, los recursos, y el cronograma de las actividades de la ejecución de las pruebas.</w:t>
            </w:r>
          </w:p>
          <w:p w14:paraId="000003B7" w14:textId="77777777" w:rsidR="0095013F" w:rsidRDefault="001C5456">
            <w:pPr>
              <w:numPr>
                <w:ilvl w:val="1"/>
                <w:numId w:val="14"/>
              </w:numPr>
              <w:pBdr>
                <w:top w:val="nil"/>
                <w:left w:val="nil"/>
                <w:bottom w:val="nil"/>
                <w:right w:val="nil"/>
                <w:between w:val="nil"/>
              </w:pBdr>
              <w:spacing w:line="240" w:lineRule="auto"/>
              <w:ind w:left="321"/>
              <w:jc w:val="both"/>
              <w:rPr>
                <w:color w:val="000000"/>
              </w:rPr>
            </w:pPr>
            <w:r>
              <w:rPr>
                <w:color w:val="000000"/>
              </w:rPr>
              <w:t>Diseño de prueba de nivel (LTD), detalla cada caso de prueba y los resultados esperados.</w:t>
            </w:r>
          </w:p>
          <w:p w14:paraId="000003B8" w14:textId="7DF8B394" w:rsidR="0095013F" w:rsidRDefault="001C5456">
            <w:pPr>
              <w:numPr>
                <w:ilvl w:val="1"/>
                <w:numId w:val="14"/>
              </w:numPr>
              <w:pBdr>
                <w:top w:val="nil"/>
                <w:left w:val="nil"/>
                <w:bottom w:val="nil"/>
                <w:right w:val="nil"/>
                <w:between w:val="nil"/>
              </w:pBdr>
              <w:spacing w:line="240" w:lineRule="auto"/>
              <w:ind w:left="321"/>
              <w:jc w:val="both"/>
              <w:rPr>
                <w:color w:val="000000"/>
              </w:rPr>
            </w:pPr>
            <w:r>
              <w:rPr>
                <w:color w:val="000000"/>
              </w:rPr>
              <w:t xml:space="preserve">Caso de prueba de nivel (LTL), documento </w:t>
            </w:r>
            <w:r w:rsidR="003E7BD0">
              <w:rPr>
                <w:color w:val="000000"/>
              </w:rPr>
              <w:t xml:space="preserve">donde </w:t>
            </w:r>
            <w:r>
              <w:rPr>
                <w:color w:val="000000"/>
              </w:rPr>
              <w:t>se especifican los datos de pruebas para implementarlos en los casos de prueba.</w:t>
            </w:r>
          </w:p>
          <w:p w14:paraId="000003B9" w14:textId="58A2D9A2" w:rsidR="0095013F" w:rsidRDefault="001C5456">
            <w:pPr>
              <w:numPr>
                <w:ilvl w:val="1"/>
                <w:numId w:val="14"/>
              </w:numPr>
              <w:pBdr>
                <w:top w:val="nil"/>
                <w:left w:val="nil"/>
                <w:bottom w:val="nil"/>
                <w:right w:val="nil"/>
                <w:between w:val="nil"/>
              </w:pBdr>
              <w:spacing w:line="240" w:lineRule="auto"/>
              <w:ind w:left="321"/>
              <w:jc w:val="both"/>
              <w:rPr>
                <w:color w:val="000000"/>
              </w:rPr>
            </w:pPr>
            <w:r>
              <w:rPr>
                <w:color w:val="000000"/>
              </w:rPr>
              <w:lastRenderedPageBreak/>
              <w:t>Procedimiento de prueba de nivel (</w:t>
            </w:r>
            <w:proofErr w:type="spellStart"/>
            <w:r>
              <w:rPr>
                <w:color w:val="000000"/>
              </w:rPr>
              <w:t>LTPr</w:t>
            </w:r>
            <w:proofErr w:type="spellEnd"/>
            <w:r>
              <w:rPr>
                <w:color w:val="000000"/>
              </w:rPr>
              <w:t>), detalla específicamente como se debe ejecutar cada una de las pruebas, las condiciones y los pasos que se deben seguir.</w:t>
            </w:r>
          </w:p>
          <w:p w14:paraId="000003BA" w14:textId="41E79645" w:rsidR="0095013F" w:rsidRDefault="001C5456">
            <w:pPr>
              <w:numPr>
                <w:ilvl w:val="1"/>
                <w:numId w:val="14"/>
              </w:numPr>
              <w:pBdr>
                <w:top w:val="nil"/>
                <w:left w:val="nil"/>
                <w:bottom w:val="nil"/>
                <w:right w:val="nil"/>
                <w:between w:val="nil"/>
              </w:pBdr>
              <w:spacing w:line="240" w:lineRule="auto"/>
              <w:ind w:left="321"/>
              <w:jc w:val="both"/>
              <w:rPr>
                <w:color w:val="000000"/>
              </w:rPr>
            </w:pPr>
            <w:r>
              <w:rPr>
                <w:color w:val="000000"/>
              </w:rPr>
              <w:t>Registro de prueba de nivel (LTL), documento que registra al detalle con su respectiva fecha cada una de la ejecución de las pruebas y sus respectivas observaciones, por ejemplo, que caso de prueba se ejecuta, persona responsable de la prueba, el orden de la ejecución y si fueron exitosas las pruebas.</w:t>
            </w:r>
          </w:p>
          <w:p w14:paraId="000003BB" w14:textId="6C7CB75F" w:rsidR="0095013F" w:rsidRDefault="001C5456">
            <w:pPr>
              <w:numPr>
                <w:ilvl w:val="1"/>
                <w:numId w:val="14"/>
              </w:numPr>
              <w:pBdr>
                <w:top w:val="nil"/>
                <w:left w:val="nil"/>
                <w:bottom w:val="nil"/>
                <w:right w:val="nil"/>
                <w:between w:val="nil"/>
              </w:pBdr>
              <w:spacing w:line="240" w:lineRule="auto"/>
              <w:ind w:left="321"/>
              <w:jc w:val="both"/>
              <w:rPr>
                <w:color w:val="000000"/>
              </w:rPr>
            </w:pPr>
            <w:r>
              <w:rPr>
                <w:color w:val="000000"/>
              </w:rPr>
              <w:t>Informe de anomalías (AR), registra cada evento que ocurra durante la ejecución de las pruebas.</w:t>
            </w:r>
          </w:p>
          <w:p w14:paraId="000003BC" w14:textId="07939D58" w:rsidR="0095013F" w:rsidRDefault="001C5456">
            <w:pPr>
              <w:numPr>
                <w:ilvl w:val="1"/>
                <w:numId w:val="14"/>
              </w:numPr>
              <w:pBdr>
                <w:top w:val="nil"/>
                <w:left w:val="nil"/>
                <w:bottom w:val="nil"/>
                <w:right w:val="nil"/>
                <w:between w:val="nil"/>
              </w:pBdr>
              <w:spacing w:line="240" w:lineRule="auto"/>
              <w:ind w:left="321"/>
              <w:jc w:val="both"/>
              <w:rPr>
                <w:color w:val="000000"/>
              </w:rPr>
            </w:pPr>
            <w:r>
              <w:rPr>
                <w:color w:val="000000"/>
              </w:rPr>
              <w:t xml:space="preserve">Informe de estado de prueba intermedia de nivel (LITSR), se registran los resultados provisionales obtenidos en las pruebas para proporcionar evaluaciones y diferentes tomas de acciones </w:t>
            </w:r>
            <w:r w:rsidR="003E7BD0">
              <w:rPr>
                <w:color w:val="000000"/>
              </w:rPr>
              <w:t xml:space="preserve">basada </w:t>
            </w:r>
            <w:r>
              <w:rPr>
                <w:color w:val="000000"/>
              </w:rPr>
              <w:t>en los resultados.</w:t>
            </w:r>
          </w:p>
          <w:p w14:paraId="000003BD" w14:textId="2D9C38A6" w:rsidR="0095013F" w:rsidRDefault="001C5456">
            <w:pPr>
              <w:numPr>
                <w:ilvl w:val="1"/>
                <w:numId w:val="14"/>
              </w:numPr>
              <w:pBdr>
                <w:top w:val="nil"/>
                <w:left w:val="nil"/>
                <w:bottom w:val="nil"/>
                <w:right w:val="nil"/>
                <w:between w:val="nil"/>
              </w:pBdr>
              <w:spacing w:line="240" w:lineRule="auto"/>
              <w:ind w:left="321"/>
              <w:jc w:val="both"/>
            </w:pPr>
            <w:r>
              <w:rPr>
                <w:color w:val="000000"/>
              </w:rPr>
              <w:t xml:space="preserve">Informe de prueba de nivel (LTR), </w:t>
            </w:r>
            <w:r w:rsidR="003E7BD0">
              <w:rPr>
                <w:color w:val="000000"/>
              </w:rPr>
              <w:t xml:space="preserve">señala </w:t>
            </w:r>
            <w:r>
              <w:rPr>
                <w:color w:val="000000"/>
              </w:rPr>
              <w:t xml:space="preserve">los resultados de las actividades de prueba designadas y proporcionar evaluaciones y recomendaciones basadas en los resultados después de que la ejecución de la prueba haya finalizado para el nivel de prueba específico. </w:t>
            </w:r>
          </w:p>
          <w:p w14:paraId="000003BE" w14:textId="5EB9F501" w:rsidR="0095013F" w:rsidRDefault="001C5456">
            <w:pPr>
              <w:numPr>
                <w:ilvl w:val="1"/>
                <w:numId w:val="14"/>
              </w:numPr>
              <w:pBdr>
                <w:top w:val="nil"/>
                <w:left w:val="nil"/>
                <w:bottom w:val="nil"/>
                <w:right w:val="nil"/>
                <w:between w:val="nil"/>
              </w:pBdr>
              <w:spacing w:after="120" w:line="240" w:lineRule="auto"/>
              <w:ind w:left="321"/>
              <w:jc w:val="both"/>
            </w:pPr>
            <w:r>
              <w:rPr>
                <w:color w:val="000000"/>
              </w:rPr>
              <w:t>Informe de prueba maestro (MTR</w:t>
            </w:r>
            <w:r w:rsidR="003E7BD0">
              <w:rPr>
                <w:color w:val="000000"/>
              </w:rPr>
              <w:t>). S</w:t>
            </w:r>
            <w:r>
              <w:rPr>
                <w:color w:val="000000"/>
              </w:rPr>
              <w:t>e registra cada una las fases realizadas en la ejecución de las pruebas, también contiene cada un</w:t>
            </w:r>
            <w:r w:rsidR="003E7BD0">
              <w:rPr>
                <w:color w:val="000000"/>
              </w:rPr>
              <w:t>a</w:t>
            </w:r>
            <w:r>
              <w:rPr>
                <w:color w:val="000000"/>
              </w:rPr>
              <w:t xml:space="preserve"> de las evaluaciones</w:t>
            </w:r>
            <w:r w:rsidR="003E7BD0">
              <w:rPr>
                <w:color w:val="000000"/>
              </w:rPr>
              <w:t xml:space="preserve"> de calidad</w:t>
            </w:r>
            <w:r>
              <w:rPr>
                <w:color w:val="000000"/>
              </w:rPr>
              <w:t xml:space="preserve"> realizadas, las acciones de corrección ejecutadas. Además, se registra qu</w:t>
            </w:r>
            <w:r w:rsidR="003E7BD0">
              <w:rPr>
                <w:color w:val="000000"/>
              </w:rPr>
              <w:t>é</w:t>
            </w:r>
            <w:r>
              <w:rPr>
                <w:color w:val="000000"/>
              </w:rPr>
              <w:t xml:space="preserve"> pruebas se realizaron</w:t>
            </w:r>
            <w:r w:rsidR="003E7BD0">
              <w:rPr>
                <w:color w:val="000000"/>
              </w:rPr>
              <w:t xml:space="preserve"> y</w:t>
            </w:r>
            <w:r>
              <w:rPr>
                <w:color w:val="000000"/>
              </w:rPr>
              <w:t xml:space="preserve"> cu</w:t>
            </w:r>
            <w:r w:rsidR="003E7BD0">
              <w:rPr>
                <w:color w:val="000000"/>
              </w:rPr>
              <w:t>á</w:t>
            </w:r>
            <w:r>
              <w:rPr>
                <w:color w:val="000000"/>
              </w:rPr>
              <w:t xml:space="preserve">nto fue su duración, para mejoras en futuras planificaciones. Este documento final se utiliza para indicar si el sistema de </w:t>
            </w:r>
            <w:r w:rsidR="002C1226" w:rsidRPr="002C1226">
              <w:rPr>
                <w:i/>
                <w:iCs/>
                <w:color w:val="000000"/>
              </w:rPr>
              <w:t>software</w:t>
            </w:r>
            <w:r>
              <w:rPr>
                <w:color w:val="000000"/>
              </w:rPr>
              <w:t xml:space="preserve"> bajo prueba es apto para el propósito de acuerdo con </w:t>
            </w:r>
            <w:r w:rsidR="003E7BD0">
              <w:rPr>
                <w:color w:val="000000"/>
              </w:rPr>
              <w:t>el cumplimiento de</w:t>
            </w:r>
            <w:r w:rsidR="00426927">
              <w:rPr>
                <w:color w:val="000000"/>
              </w:rPr>
              <w:t xml:space="preserve"> </w:t>
            </w:r>
            <w:r>
              <w:rPr>
                <w:color w:val="000000"/>
              </w:rPr>
              <w:t>los criterios de aceptación.</w:t>
            </w:r>
          </w:p>
        </w:tc>
        <w:tc>
          <w:tcPr>
            <w:tcW w:w="3460" w:type="dxa"/>
            <w:shd w:val="clear" w:color="auto" w:fill="auto"/>
            <w:tcMar>
              <w:top w:w="100" w:type="dxa"/>
              <w:left w:w="100" w:type="dxa"/>
              <w:bottom w:w="100" w:type="dxa"/>
              <w:right w:w="100" w:type="dxa"/>
            </w:tcMar>
          </w:tcPr>
          <w:p w14:paraId="000003BF" w14:textId="77777777" w:rsidR="0095013F" w:rsidRDefault="001C5456">
            <w:pPr>
              <w:widowControl w:val="0"/>
              <w:spacing w:line="240" w:lineRule="auto"/>
              <w:rPr>
                <w:b/>
              </w:rPr>
            </w:pPr>
            <w:r>
              <w:rPr>
                <w:noProof/>
              </w:rPr>
              <w:lastRenderedPageBreak/>
              <w:drawing>
                <wp:inline distT="0" distB="0" distL="0" distR="0" wp14:anchorId="6B5B02A5" wp14:editId="1D815DBE">
                  <wp:extent cx="2070100" cy="1345565"/>
                  <wp:effectExtent l="0" t="0" r="0" b="0"/>
                  <wp:docPr id="262" name="image32.jpg" descr="Concepto IEEE 829 con placa base para ordenador. Texto IEEE 829 escrito en  Tecnología Placa Base Tecnología Antecedentes de tecnología digital. IEEE  829 con círculo impreso Fotografía de stock - Alamy"/>
                  <wp:cNvGraphicFramePr/>
                  <a:graphic xmlns:a="http://schemas.openxmlformats.org/drawingml/2006/main">
                    <a:graphicData uri="http://schemas.openxmlformats.org/drawingml/2006/picture">
                      <pic:pic xmlns:pic="http://schemas.openxmlformats.org/drawingml/2006/picture">
                        <pic:nvPicPr>
                          <pic:cNvPr id="0" name="image32.jpg" descr="Concepto IEEE 829 con placa base para ordenador. Texto IEEE 829 escrito en  Tecnología Placa Base Tecnología Antecedentes de tecnología digital. IEEE  829 con círculo impreso Fotografía de stock - Alamy"/>
                          <pic:cNvPicPr preferRelativeResize="0"/>
                        </pic:nvPicPr>
                        <pic:blipFill>
                          <a:blip r:embed="rId106"/>
                          <a:srcRect/>
                          <a:stretch>
                            <a:fillRect/>
                          </a:stretch>
                        </pic:blipFill>
                        <pic:spPr>
                          <a:xfrm>
                            <a:off x="0" y="0"/>
                            <a:ext cx="2070100" cy="1345565"/>
                          </a:xfrm>
                          <a:prstGeom prst="rect">
                            <a:avLst/>
                          </a:prstGeom>
                          <a:ln/>
                        </pic:spPr>
                      </pic:pic>
                    </a:graphicData>
                  </a:graphic>
                </wp:inline>
              </w:drawing>
            </w:r>
          </w:p>
          <w:p w14:paraId="000003C0" w14:textId="77777777" w:rsidR="0095013F" w:rsidRDefault="001C5456">
            <w:pPr>
              <w:pBdr>
                <w:top w:val="nil"/>
                <w:left w:val="nil"/>
                <w:bottom w:val="nil"/>
                <w:right w:val="nil"/>
                <w:between w:val="nil"/>
              </w:pBdr>
              <w:spacing w:after="120" w:line="240" w:lineRule="auto"/>
              <w:rPr>
                <w:color w:val="000000"/>
              </w:rPr>
            </w:pPr>
            <w:r>
              <w:t xml:space="preserve">Imagen de referente: </w:t>
            </w:r>
            <w:hyperlink r:id="rId107">
              <w:r>
                <w:rPr>
                  <w:color w:val="0000FF"/>
                  <w:u w:val="single"/>
                </w:rPr>
                <w:t>https://c8.alamy.com/compes/2h2ypfp/concepto-ieee-829-con-placa-base-para-ordenador-texto-ieee-829-escrito-en-tecnologia-placa-base-tecnologia-antecedentes-de-tecnologia-digital-ieee-829-con-circulo-impreso-2h2ypfp.jpg</w:t>
              </w:r>
            </w:hyperlink>
            <w:r>
              <w:t xml:space="preserve"> </w:t>
            </w:r>
          </w:p>
          <w:p w14:paraId="000003C1" w14:textId="77777777" w:rsidR="0095013F" w:rsidRDefault="001C5456">
            <w:pPr>
              <w:jc w:val="both"/>
            </w:pPr>
            <w:r>
              <w:rPr>
                <w:b/>
              </w:rPr>
              <w:t>Imagen</w:t>
            </w:r>
            <w:r>
              <w:t xml:space="preserve"> 228130_i53</w:t>
            </w:r>
          </w:p>
          <w:p w14:paraId="000003C2" w14:textId="77777777" w:rsidR="0095013F" w:rsidRDefault="0095013F">
            <w:pPr>
              <w:widowControl w:val="0"/>
              <w:spacing w:line="240" w:lineRule="auto"/>
              <w:rPr>
                <w:b/>
              </w:rPr>
            </w:pPr>
          </w:p>
          <w:p w14:paraId="000003C3" w14:textId="77777777" w:rsidR="0095013F" w:rsidRDefault="0095013F">
            <w:pPr>
              <w:widowControl w:val="0"/>
              <w:spacing w:line="240" w:lineRule="auto"/>
              <w:rPr>
                <w:b/>
              </w:rPr>
            </w:pPr>
          </w:p>
          <w:p w14:paraId="000003C4" w14:textId="77777777" w:rsidR="0095013F" w:rsidRDefault="0095013F">
            <w:pPr>
              <w:widowControl w:val="0"/>
              <w:spacing w:line="240" w:lineRule="auto"/>
              <w:rPr>
                <w:b/>
              </w:rPr>
            </w:pPr>
          </w:p>
        </w:tc>
      </w:tr>
      <w:tr w:rsidR="0095013F" w14:paraId="104E4E7F" w14:textId="77777777">
        <w:trPr>
          <w:trHeight w:val="420"/>
        </w:trPr>
        <w:tc>
          <w:tcPr>
            <w:tcW w:w="1551" w:type="dxa"/>
            <w:shd w:val="clear" w:color="auto" w:fill="auto"/>
            <w:tcMar>
              <w:top w:w="100" w:type="dxa"/>
              <w:left w:w="100" w:type="dxa"/>
              <w:bottom w:w="100" w:type="dxa"/>
              <w:right w:w="100" w:type="dxa"/>
            </w:tcMar>
          </w:tcPr>
          <w:p w14:paraId="000003C5" w14:textId="77777777" w:rsidR="0095013F" w:rsidRDefault="001C5456">
            <w:pPr>
              <w:pBdr>
                <w:top w:val="nil"/>
                <w:left w:val="nil"/>
                <w:bottom w:val="nil"/>
                <w:right w:val="nil"/>
                <w:between w:val="nil"/>
              </w:pBdr>
              <w:spacing w:after="120" w:line="240" w:lineRule="auto"/>
              <w:rPr>
                <w:b/>
                <w:color w:val="000000"/>
              </w:rPr>
            </w:pPr>
            <w:r>
              <w:rPr>
                <w:b/>
                <w:color w:val="000000"/>
              </w:rPr>
              <w:lastRenderedPageBreak/>
              <w:t>ISO</w:t>
            </w:r>
          </w:p>
          <w:p w14:paraId="000003C6" w14:textId="77777777" w:rsidR="0095013F" w:rsidRDefault="0095013F">
            <w:pPr>
              <w:widowControl w:val="0"/>
              <w:spacing w:line="240" w:lineRule="auto"/>
              <w:rPr>
                <w:b/>
              </w:rPr>
            </w:pPr>
          </w:p>
        </w:tc>
        <w:tc>
          <w:tcPr>
            <w:tcW w:w="8401" w:type="dxa"/>
            <w:shd w:val="clear" w:color="auto" w:fill="auto"/>
            <w:tcMar>
              <w:top w:w="100" w:type="dxa"/>
              <w:left w:w="100" w:type="dxa"/>
              <w:bottom w:w="100" w:type="dxa"/>
              <w:right w:w="100" w:type="dxa"/>
            </w:tcMar>
          </w:tcPr>
          <w:p w14:paraId="000003C7" w14:textId="5285C435" w:rsidR="0095013F" w:rsidRDefault="001C5456">
            <w:pPr>
              <w:pBdr>
                <w:top w:val="nil"/>
                <w:left w:val="nil"/>
                <w:bottom w:val="nil"/>
                <w:right w:val="nil"/>
                <w:between w:val="nil"/>
              </w:pBdr>
              <w:spacing w:after="120" w:line="240" w:lineRule="auto"/>
              <w:rPr>
                <w:color w:val="000000"/>
              </w:rPr>
            </w:pPr>
            <w:r>
              <w:rPr>
                <w:color w:val="000000"/>
              </w:rPr>
              <w:t>Las normas ISO son implementadas para mejorar los procesos en las empresas, establece</w:t>
            </w:r>
            <w:r w:rsidR="003E7BD0">
              <w:rPr>
                <w:color w:val="000000"/>
              </w:rPr>
              <w:t>n</w:t>
            </w:r>
            <w:r>
              <w:rPr>
                <w:color w:val="000000"/>
              </w:rPr>
              <w:t xml:space="preserve"> un sistema para gestionar la calidad de los productos o servicios. </w:t>
            </w:r>
            <w:r w:rsidR="003E7BD0">
              <w:rPr>
                <w:color w:val="000000"/>
              </w:rPr>
              <w:t>C</w:t>
            </w:r>
            <w:r>
              <w:rPr>
                <w:color w:val="000000"/>
              </w:rPr>
              <w:t>ontiene 4 principios fundamentales:</w:t>
            </w:r>
          </w:p>
          <w:p w14:paraId="000003C8" w14:textId="77777777" w:rsidR="0095013F" w:rsidRDefault="001C5456">
            <w:pPr>
              <w:numPr>
                <w:ilvl w:val="0"/>
                <w:numId w:val="16"/>
              </w:numPr>
              <w:pBdr>
                <w:top w:val="nil"/>
                <w:left w:val="nil"/>
                <w:bottom w:val="nil"/>
                <w:right w:val="nil"/>
                <w:between w:val="nil"/>
              </w:pBdr>
              <w:spacing w:line="240" w:lineRule="auto"/>
              <w:ind w:left="321"/>
              <w:rPr>
                <w:color w:val="000000"/>
              </w:rPr>
            </w:pPr>
            <w:r>
              <w:rPr>
                <w:color w:val="000000"/>
              </w:rPr>
              <w:t>Responsabilidad de la dirección</w:t>
            </w:r>
          </w:p>
          <w:p w14:paraId="000003C9" w14:textId="77777777" w:rsidR="0095013F" w:rsidRDefault="001C5456">
            <w:pPr>
              <w:numPr>
                <w:ilvl w:val="0"/>
                <w:numId w:val="16"/>
              </w:numPr>
              <w:pBdr>
                <w:top w:val="nil"/>
                <w:left w:val="nil"/>
                <w:bottom w:val="nil"/>
                <w:right w:val="nil"/>
                <w:between w:val="nil"/>
              </w:pBdr>
              <w:spacing w:line="240" w:lineRule="auto"/>
              <w:ind w:left="321"/>
              <w:rPr>
                <w:color w:val="000000"/>
              </w:rPr>
            </w:pPr>
            <w:r>
              <w:rPr>
                <w:color w:val="000000"/>
              </w:rPr>
              <w:t>Gestión de recursos</w:t>
            </w:r>
          </w:p>
          <w:p w14:paraId="000003CA" w14:textId="77777777" w:rsidR="0095013F" w:rsidRDefault="001C5456">
            <w:pPr>
              <w:numPr>
                <w:ilvl w:val="0"/>
                <w:numId w:val="16"/>
              </w:numPr>
              <w:pBdr>
                <w:top w:val="nil"/>
                <w:left w:val="nil"/>
                <w:bottom w:val="nil"/>
                <w:right w:val="nil"/>
                <w:between w:val="nil"/>
              </w:pBdr>
              <w:spacing w:line="240" w:lineRule="auto"/>
              <w:ind w:left="321"/>
              <w:rPr>
                <w:color w:val="000000"/>
              </w:rPr>
            </w:pPr>
            <w:r>
              <w:rPr>
                <w:color w:val="000000"/>
              </w:rPr>
              <w:t>Realización de producto o servicio</w:t>
            </w:r>
          </w:p>
          <w:p w14:paraId="000003CB" w14:textId="77777777" w:rsidR="0095013F" w:rsidRDefault="001C5456">
            <w:pPr>
              <w:numPr>
                <w:ilvl w:val="0"/>
                <w:numId w:val="16"/>
              </w:numPr>
              <w:pBdr>
                <w:top w:val="nil"/>
                <w:left w:val="nil"/>
                <w:bottom w:val="nil"/>
                <w:right w:val="nil"/>
                <w:between w:val="nil"/>
              </w:pBdr>
              <w:spacing w:after="120" w:line="240" w:lineRule="auto"/>
              <w:ind w:left="321"/>
              <w:rPr>
                <w:color w:val="000000"/>
              </w:rPr>
            </w:pPr>
            <w:r>
              <w:rPr>
                <w:color w:val="000000"/>
              </w:rPr>
              <w:t>Medición, análisis y mejora</w:t>
            </w:r>
          </w:p>
          <w:p w14:paraId="000003CC" w14:textId="52E231B7" w:rsidR="0095013F" w:rsidRDefault="001C5456">
            <w:pPr>
              <w:pBdr>
                <w:top w:val="nil"/>
                <w:left w:val="nil"/>
                <w:bottom w:val="nil"/>
                <w:right w:val="nil"/>
                <w:between w:val="nil"/>
              </w:pBdr>
              <w:spacing w:after="120" w:line="240" w:lineRule="auto"/>
              <w:rPr>
                <w:color w:val="000000"/>
              </w:rPr>
            </w:pPr>
            <w:r>
              <w:rPr>
                <w:color w:val="000000"/>
              </w:rPr>
              <w:t xml:space="preserve">La documentación obligatoria que exige la norma ISO </w:t>
            </w:r>
            <w:r w:rsidR="003E7BD0">
              <w:rPr>
                <w:color w:val="000000"/>
              </w:rPr>
              <w:t xml:space="preserve">es </w:t>
            </w:r>
            <w:r>
              <w:rPr>
                <w:color w:val="000000"/>
              </w:rPr>
              <w:t>l</w:t>
            </w:r>
            <w:r w:rsidR="003E7BD0">
              <w:rPr>
                <w:color w:val="000000"/>
              </w:rPr>
              <w:t>a</w:t>
            </w:r>
            <w:r>
              <w:rPr>
                <w:color w:val="000000"/>
              </w:rPr>
              <w:t xml:space="preserve"> siguientes: </w:t>
            </w:r>
          </w:p>
          <w:p w14:paraId="000003CD" w14:textId="77777777" w:rsidR="0095013F" w:rsidRDefault="001C5456">
            <w:pPr>
              <w:numPr>
                <w:ilvl w:val="1"/>
                <w:numId w:val="18"/>
              </w:numPr>
              <w:pBdr>
                <w:top w:val="nil"/>
                <w:left w:val="nil"/>
                <w:bottom w:val="nil"/>
                <w:right w:val="nil"/>
                <w:between w:val="nil"/>
              </w:pBdr>
              <w:spacing w:line="240" w:lineRule="auto"/>
              <w:ind w:left="321"/>
              <w:rPr>
                <w:color w:val="000000"/>
              </w:rPr>
            </w:pPr>
            <w:r>
              <w:rPr>
                <w:color w:val="000000"/>
              </w:rPr>
              <w:t>El alcance, del respectivo sistema de gestión de calidad</w:t>
            </w:r>
          </w:p>
          <w:p w14:paraId="000003CE" w14:textId="77777777" w:rsidR="0095013F" w:rsidRDefault="001C5456">
            <w:pPr>
              <w:numPr>
                <w:ilvl w:val="1"/>
                <w:numId w:val="18"/>
              </w:numPr>
              <w:pBdr>
                <w:top w:val="nil"/>
                <w:left w:val="nil"/>
                <w:bottom w:val="nil"/>
                <w:right w:val="nil"/>
                <w:between w:val="nil"/>
              </w:pBdr>
              <w:spacing w:line="240" w:lineRule="auto"/>
              <w:ind w:left="321"/>
              <w:rPr>
                <w:color w:val="000000"/>
              </w:rPr>
            </w:pPr>
            <w:r>
              <w:rPr>
                <w:color w:val="000000"/>
              </w:rPr>
              <w:t>Información detallada y necesaria para apoyar todos los procesos de ejecución y evaluación de pruebas</w:t>
            </w:r>
          </w:p>
          <w:p w14:paraId="000003CF" w14:textId="77777777" w:rsidR="0095013F" w:rsidRDefault="001C5456">
            <w:pPr>
              <w:numPr>
                <w:ilvl w:val="1"/>
                <w:numId w:val="18"/>
              </w:numPr>
              <w:pBdr>
                <w:top w:val="nil"/>
                <w:left w:val="nil"/>
                <w:bottom w:val="nil"/>
                <w:right w:val="nil"/>
                <w:between w:val="nil"/>
              </w:pBdr>
              <w:spacing w:line="240" w:lineRule="auto"/>
              <w:ind w:left="321"/>
              <w:rPr>
                <w:color w:val="000000"/>
              </w:rPr>
            </w:pPr>
            <w:r>
              <w:rPr>
                <w:color w:val="000000"/>
              </w:rPr>
              <w:t>La política de calidad</w:t>
            </w:r>
          </w:p>
          <w:p w14:paraId="000003D0" w14:textId="77777777" w:rsidR="0095013F" w:rsidRDefault="001C5456">
            <w:pPr>
              <w:numPr>
                <w:ilvl w:val="1"/>
                <w:numId w:val="18"/>
              </w:numPr>
              <w:pBdr>
                <w:top w:val="nil"/>
                <w:left w:val="nil"/>
                <w:bottom w:val="nil"/>
                <w:right w:val="nil"/>
                <w:between w:val="nil"/>
              </w:pBdr>
              <w:spacing w:line="240" w:lineRule="auto"/>
              <w:ind w:left="321"/>
              <w:rPr>
                <w:color w:val="000000"/>
              </w:rPr>
            </w:pPr>
            <w:r>
              <w:rPr>
                <w:color w:val="000000"/>
              </w:rPr>
              <w:t>Los objetivos de calidad</w:t>
            </w:r>
          </w:p>
          <w:p w14:paraId="000003D1" w14:textId="77777777" w:rsidR="0095013F" w:rsidRDefault="001C5456">
            <w:pPr>
              <w:numPr>
                <w:ilvl w:val="1"/>
                <w:numId w:val="18"/>
              </w:numPr>
              <w:pBdr>
                <w:top w:val="nil"/>
                <w:left w:val="nil"/>
                <w:bottom w:val="nil"/>
                <w:right w:val="nil"/>
                <w:between w:val="nil"/>
              </w:pBdr>
              <w:spacing w:after="120" w:line="240" w:lineRule="auto"/>
              <w:ind w:left="321"/>
            </w:pPr>
            <w:r>
              <w:rPr>
                <w:color w:val="000000"/>
              </w:rPr>
              <w:t xml:space="preserve">Información documentada requerida </w:t>
            </w:r>
          </w:p>
        </w:tc>
        <w:tc>
          <w:tcPr>
            <w:tcW w:w="3460" w:type="dxa"/>
            <w:shd w:val="clear" w:color="auto" w:fill="auto"/>
            <w:tcMar>
              <w:top w:w="100" w:type="dxa"/>
              <w:left w:w="100" w:type="dxa"/>
              <w:bottom w:w="100" w:type="dxa"/>
              <w:right w:w="100" w:type="dxa"/>
            </w:tcMar>
          </w:tcPr>
          <w:p w14:paraId="000003D2" w14:textId="77777777" w:rsidR="0095013F" w:rsidRDefault="001C5456">
            <w:pPr>
              <w:widowControl w:val="0"/>
              <w:spacing w:line="240" w:lineRule="auto"/>
              <w:rPr>
                <w:b/>
              </w:rPr>
            </w:pPr>
            <w:r>
              <w:rPr>
                <w:noProof/>
              </w:rPr>
              <w:drawing>
                <wp:inline distT="0" distB="0" distL="0" distR="0" wp14:anchorId="06F607C9" wp14:editId="2795619E">
                  <wp:extent cx="2070100" cy="1235075"/>
                  <wp:effectExtent l="0" t="0" r="0" b="0"/>
                  <wp:docPr id="263" name="image34.jpg" descr="Concepto de tecnología empresarial de garantía de garantía de control de calidad de los estándares ISO."/>
                  <wp:cNvGraphicFramePr/>
                  <a:graphic xmlns:a="http://schemas.openxmlformats.org/drawingml/2006/main">
                    <a:graphicData uri="http://schemas.openxmlformats.org/drawingml/2006/picture">
                      <pic:pic xmlns:pic="http://schemas.openxmlformats.org/drawingml/2006/picture">
                        <pic:nvPicPr>
                          <pic:cNvPr id="0" name="image34.jpg" descr="Concepto de tecnología empresarial de garantía de garantía de control de calidad de los estándares ISO."/>
                          <pic:cNvPicPr preferRelativeResize="0"/>
                        </pic:nvPicPr>
                        <pic:blipFill>
                          <a:blip r:embed="rId108"/>
                          <a:srcRect/>
                          <a:stretch>
                            <a:fillRect/>
                          </a:stretch>
                        </pic:blipFill>
                        <pic:spPr>
                          <a:xfrm>
                            <a:off x="0" y="0"/>
                            <a:ext cx="2070100" cy="1235075"/>
                          </a:xfrm>
                          <a:prstGeom prst="rect">
                            <a:avLst/>
                          </a:prstGeom>
                          <a:ln/>
                        </pic:spPr>
                      </pic:pic>
                    </a:graphicData>
                  </a:graphic>
                </wp:inline>
              </w:drawing>
            </w:r>
          </w:p>
          <w:p w14:paraId="000003D3" w14:textId="77777777" w:rsidR="0095013F" w:rsidRDefault="001C5456">
            <w:pPr>
              <w:pBdr>
                <w:top w:val="nil"/>
                <w:left w:val="nil"/>
                <w:bottom w:val="nil"/>
                <w:right w:val="nil"/>
                <w:between w:val="nil"/>
              </w:pBdr>
              <w:spacing w:after="120" w:line="240" w:lineRule="auto"/>
              <w:rPr>
                <w:color w:val="000000"/>
              </w:rPr>
            </w:pPr>
            <w:r>
              <w:t xml:space="preserve">Imagen de referente: </w:t>
            </w:r>
            <w:hyperlink r:id="rId109">
              <w:r>
                <w:rPr>
                  <w:color w:val="0000FF"/>
                  <w:u w:val="single"/>
                </w:rPr>
                <w:t>https://image.shutterstock.com/image-photo/iso-standards-quality-control-assurance-600w-1253334961.jpg</w:t>
              </w:r>
            </w:hyperlink>
            <w:r>
              <w:t xml:space="preserve"> </w:t>
            </w:r>
          </w:p>
          <w:p w14:paraId="000003D4" w14:textId="77777777" w:rsidR="0095013F" w:rsidRDefault="001C5456">
            <w:pPr>
              <w:jc w:val="both"/>
              <w:rPr>
                <w:b/>
              </w:rPr>
            </w:pPr>
            <w:r>
              <w:rPr>
                <w:b/>
              </w:rPr>
              <w:t>Imagen</w:t>
            </w:r>
            <w:r>
              <w:t xml:space="preserve"> 228130_i54</w:t>
            </w:r>
          </w:p>
          <w:p w14:paraId="000003D5" w14:textId="77777777" w:rsidR="0095013F" w:rsidRDefault="0095013F">
            <w:pPr>
              <w:widowControl w:val="0"/>
              <w:spacing w:line="240" w:lineRule="auto"/>
              <w:rPr>
                <w:b/>
              </w:rPr>
            </w:pPr>
          </w:p>
        </w:tc>
      </w:tr>
    </w:tbl>
    <w:p w14:paraId="000003D6" w14:textId="77777777" w:rsidR="0095013F" w:rsidRDefault="0095013F">
      <w:pPr>
        <w:pBdr>
          <w:top w:val="nil"/>
          <w:left w:val="nil"/>
          <w:bottom w:val="nil"/>
          <w:right w:val="nil"/>
          <w:between w:val="nil"/>
        </w:pBdr>
        <w:spacing w:after="120" w:line="240" w:lineRule="auto"/>
        <w:rPr>
          <w:color w:val="000000"/>
        </w:rPr>
      </w:pPr>
    </w:p>
    <w:tbl>
      <w:tblPr>
        <w:tblStyle w:val="afff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5013F" w14:paraId="27261A88" w14:textId="77777777">
        <w:trPr>
          <w:trHeight w:val="444"/>
        </w:trPr>
        <w:tc>
          <w:tcPr>
            <w:tcW w:w="13422" w:type="dxa"/>
            <w:shd w:val="clear" w:color="auto" w:fill="8DB3E2"/>
          </w:tcPr>
          <w:p w14:paraId="000003D7" w14:textId="77777777" w:rsidR="0095013F" w:rsidRDefault="001C5456">
            <w:pPr>
              <w:pStyle w:val="Ttulo1"/>
              <w:jc w:val="center"/>
              <w:outlineLvl w:val="0"/>
              <w:rPr>
                <w:sz w:val="22"/>
                <w:szCs w:val="22"/>
              </w:rPr>
            </w:pPr>
            <w:r>
              <w:rPr>
                <w:sz w:val="22"/>
                <w:szCs w:val="22"/>
              </w:rPr>
              <w:t>Cuadro de texto</w:t>
            </w:r>
          </w:p>
        </w:tc>
      </w:tr>
      <w:tr w:rsidR="0095013F" w14:paraId="7BD49650" w14:textId="77777777">
        <w:tc>
          <w:tcPr>
            <w:tcW w:w="13422" w:type="dxa"/>
          </w:tcPr>
          <w:p w14:paraId="000003D8" w14:textId="77777777" w:rsidR="0095013F" w:rsidRDefault="001C5456">
            <w:pPr>
              <w:rPr>
                <w:color w:val="7F7F7F"/>
              </w:rPr>
            </w:pPr>
            <w:r>
              <w:rPr>
                <w:color w:val="000000"/>
              </w:rPr>
              <w:t>Tenga en cuenta que el componente formativo dispone de más recursos que se ubican en este, para ello diríjase al menú principal en donde encontrará entre otros, la síntesis, una actividad didáctica, material complementario.</w:t>
            </w:r>
          </w:p>
        </w:tc>
      </w:tr>
    </w:tbl>
    <w:p w14:paraId="000003D9" w14:textId="77777777" w:rsidR="0095013F" w:rsidRDefault="0095013F">
      <w:pPr>
        <w:rPr>
          <w:b/>
        </w:rPr>
      </w:pPr>
    </w:p>
    <w:p w14:paraId="000003DA" w14:textId="77777777" w:rsidR="0095013F" w:rsidRDefault="0095013F">
      <w:pPr>
        <w:rPr>
          <w:b/>
        </w:rPr>
      </w:pPr>
    </w:p>
    <w:p w14:paraId="000003DB" w14:textId="4A9A1352" w:rsidR="0095013F" w:rsidRDefault="003E7BD0">
      <w:pPr>
        <w:rPr>
          <w:b/>
        </w:rPr>
      </w:pPr>
      <w:r>
        <w:rPr>
          <w:b/>
        </w:rPr>
        <w:t>Síntesis</w:t>
      </w:r>
    </w:p>
    <w:p w14:paraId="000003DC" w14:textId="77777777" w:rsidR="0095013F" w:rsidRDefault="0095013F">
      <w:pPr>
        <w:rPr>
          <w:b/>
        </w:rPr>
      </w:pPr>
    </w:p>
    <w:tbl>
      <w:tblPr>
        <w:tblStyle w:val="afffe"/>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7"/>
        <w:gridCol w:w="10425"/>
      </w:tblGrid>
      <w:tr w:rsidR="0095013F" w14:paraId="25978322" w14:textId="77777777">
        <w:tc>
          <w:tcPr>
            <w:tcW w:w="2997" w:type="dxa"/>
            <w:shd w:val="clear" w:color="auto" w:fill="C6D9F1"/>
          </w:tcPr>
          <w:p w14:paraId="000003DD" w14:textId="77777777" w:rsidR="0095013F" w:rsidRDefault="001C5456">
            <w:pPr>
              <w:jc w:val="center"/>
              <w:rPr>
                <w:b/>
              </w:rPr>
            </w:pPr>
            <w:r>
              <w:rPr>
                <w:b/>
              </w:rPr>
              <w:t>Tipo de recurso</w:t>
            </w:r>
          </w:p>
        </w:tc>
        <w:tc>
          <w:tcPr>
            <w:tcW w:w="10425" w:type="dxa"/>
            <w:shd w:val="clear" w:color="auto" w:fill="C6D9F1"/>
          </w:tcPr>
          <w:p w14:paraId="000003DE" w14:textId="77777777" w:rsidR="0095013F" w:rsidRDefault="001C5456">
            <w:pPr>
              <w:jc w:val="center"/>
            </w:pPr>
            <w:r>
              <w:t>Síntesis</w:t>
            </w:r>
          </w:p>
        </w:tc>
      </w:tr>
      <w:tr w:rsidR="0095013F" w14:paraId="408E83CC" w14:textId="77777777">
        <w:tc>
          <w:tcPr>
            <w:tcW w:w="13422" w:type="dxa"/>
            <w:gridSpan w:val="2"/>
          </w:tcPr>
          <w:p w14:paraId="000003DF" w14:textId="77777777" w:rsidR="0095013F" w:rsidRDefault="0095013F">
            <w:pPr>
              <w:rPr>
                <w:color w:val="BFBFBF"/>
              </w:rPr>
            </w:pPr>
          </w:p>
          <w:p w14:paraId="000003E0" w14:textId="77777777" w:rsidR="0095013F" w:rsidRDefault="0095013F">
            <w:pPr>
              <w:rPr>
                <w:color w:val="BFBFBF"/>
              </w:rPr>
            </w:pPr>
          </w:p>
          <w:p w14:paraId="000003E1" w14:textId="77777777" w:rsidR="0095013F" w:rsidRDefault="001C5456">
            <w:pPr>
              <w:rPr>
                <w:color w:val="BFBFBF"/>
              </w:rPr>
            </w:pPr>
            <w:r>
              <w:rPr>
                <w:color w:val="000000"/>
              </w:rPr>
              <w:lastRenderedPageBreak/>
              <w:t>Tecnólogo en implementación y gestión de bases de datos</w:t>
            </w:r>
          </w:p>
          <w:p w14:paraId="000003E2" w14:textId="13E40277" w:rsidR="0095013F" w:rsidRDefault="001C5456">
            <w:pPr>
              <w:rPr>
                <w:color w:val="BFBFBF"/>
              </w:rPr>
            </w:pPr>
            <w:r>
              <w:br/>
              <w:t xml:space="preserve">Síntesis: </w:t>
            </w:r>
            <w:r w:rsidR="003E7BD0">
              <w:t>d</w:t>
            </w:r>
            <w:r>
              <w:t>iseño y ejecución de pruebas</w:t>
            </w:r>
          </w:p>
          <w:p w14:paraId="000003E3" w14:textId="77777777" w:rsidR="0095013F" w:rsidRDefault="0095013F"/>
        </w:tc>
      </w:tr>
      <w:tr w:rsidR="0095013F" w14:paraId="3662F7C9" w14:textId="77777777">
        <w:tc>
          <w:tcPr>
            <w:tcW w:w="2997" w:type="dxa"/>
            <w:shd w:val="clear" w:color="auto" w:fill="C6D9F1"/>
          </w:tcPr>
          <w:p w14:paraId="000003E5" w14:textId="77777777" w:rsidR="0095013F" w:rsidRDefault="001C5456">
            <w:pPr>
              <w:rPr>
                <w:b/>
              </w:rPr>
            </w:pPr>
            <w:r>
              <w:rPr>
                <w:b/>
              </w:rPr>
              <w:lastRenderedPageBreak/>
              <w:t>Introducción</w:t>
            </w:r>
          </w:p>
          <w:p w14:paraId="000003E6" w14:textId="77777777" w:rsidR="0095013F" w:rsidRDefault="0095013F">
            <w:pPr>
              <w:rPr>
                <w:color w:val="BFBFBF"/>
              </w:rPr>
            </w:pPr>
          </w:p>
        </w:tc>
        <w:tc>
          <w:tcPr>
            <w:tcW w:w="10425" w:type="dxa"/>
          </w:tcPr>
          <w:p w14:paraId="000003E7" w14:textId="77777777" w:rsidR="0095013F" w:rsidRDefault="0095013F">
            <w:pPr>
              <w:rPr>
                <w:color w:val="BFBFBF"/>
              </w:rPr>
            </w:pPr>
          </w:p>
          <w:p w14:paraId="000003E8" w14:textId="2D3F4242" w:rsidR="0095013F" w:rsidRDefault="001C5456">
            <w:pPr>
              <w:spacing w:after="120"/>
            </w:pPr>
            <w:r>
              <w:t xml:space="preserve">Estimado Aprendiz </w:t>
            </w:r>
            <w:r w:rsidR="003E7BD0">
              <w:t xml:space="preserve">le </w:t>
            </w:r>
            <w:r>
              <w:t>invitamos a revisar el resumen de las temáticas abordados en el desarrollo del componente formativo.</w:t>
            </w:r>
          </w:p>
        </w:tc>
      </w:tr>
      <w:tr w:rsidR="0095013F" w14:paraId="396828BD" w14:textId="77777777">
        <w:tc>
          <w:tcPr>
            <w:tcW w:w="13422" w:type="dxa"/>
            <w:gridSpan w:val="2"/>
          </w:tcPr>
          <w:p w14:paraId="000003E9" w14:textId="6EDDAC33" w:rsidR="0095013F" w:rsidRDefault="001C5456">
            <w:pPr>
              <w:rPr>
                <w:b/>
              </w:rPr>
            </w:pPr>
            <w:r>
              <w:rPr>
                <w:b/>
              </w:rPr>
              <w:t>Figura 4</w:t>
            </w:r>
          </w:p>
          <w:p w14:paraId="000003EA" w14:textId="77777777" w:rsidR="0095013F" w:rsidRPr="00612C6D" w:rsidRDefault="001C5456">
            <w:pPr>
              <w:rPr>
                <w:i/>
              </w:rPr>
            </w:pPr>
            <w:r w:rsidRPr="00612C6D">
              <w:rPr>
                <w:i/>
              </w:rPr>
              <w:t>Síntesis diseño y ejecución de pruebas</w:t>
            </w:r>
          </w:p>
          <w:p w14:paraId="000003EB" w14:textId="77777777" w:rsidR="0095013F" w:rsidRDefault="0095013F">
            <w:pPr>
              <w:jc w:val="center"/>
            </w:pPr>
          </w:p>
          <w:p w14:paraId="000003EC" w14:textId="77777777" w:rsidR="0095013F" w:rsidRDefault="001C5456">
            <w:pPr>
              <w:jc w:val="center"/>
            </w:pPr>
            <w:r>
              <w:rPr>
                <w:noProof/>
              </w:rPr>
              <w:lastRenderedPageBreak/>
              <mc:AlternateContent>
                <mc:Choice Requires="wpg">
                  <w:drawing>
                    <wp:anchor distT="0" distB="0" distL="114300" distR="114300" simplePos="0" relativeHeight="251659264" behindDoc="0" locked="0" layoutInCell="1" hidden="0" allowOverlap="1" wp14:anchorId="28CEBBB3" wp14:editId="1E037894">
                      <wp:simplePos x="0" y="0"/>
                      <wp:positionH relativeFrom="column">
                        <wp:posOffset>-63499</wp:posOffset>
                      </wp:positionH>
                      <wp:positionV relativeFrom="paragraph">
                        <wp:posOffset>165100</wp:posOffset>
                      </wp:positionV>
                      <wp:extent cx="9067800" cy="4371975"/>
                      <wp:effectExtent l="0" t="0" r="0" b="0"/>
                      <wp:wrapSquare wrapText="bothSides" distT="0" distB="0" distL="114300" distR="114300"/>
                      <wp:docPr id="237" name="Grupo 237"/>
                      <wp:cNvGraphicFramePr/>
                      <a:graphic xmlns:a="http://schemas.openxmlformats.org/drawingml/2006/main">
                        <a:graphicData uri="http://schemas.microsoft.com/office/word/2010/wordprocessingGroup">
                          <wpg:wgp>
                            <wpg:cNvGrpSpPr/>
                            <wpg:grpSpPr>
                              <a:xfrm>
                                <a:off x="0" y="0"/>
                                <a:ext cx="9067800" cy="4371975"/>
                                <a:chOff x="0" y="0"/>
                                <a:chExt cx="9067800" cy="4381650"/>
                              </a:xfrm>
                            </wpg:grpSpPr>
                            <wpg:grpSp>
                              <wpg:cNvPr id="11" name="Grupo 11"/>
                              <wpg:cNvGrpSpPr/>
                              <wpg:grpSpPr>
                                <a:xfrm>
                                  <a:off x="0" y="0"/>
                                  <a:ext cx="9067800" cy="4371975"/>
                                  <a:chOff x="0" y="0"/>
                                  <a:chExt cx="9067800" cy="4371975"/>
                                </a:xfrm>
                              </wpg:grpSpPr>
                              <wps:wsp>
                                <wps:cNvPr id="12" name="Rectángulo 12"/>
                                <wps:cNvSpPr/>
                                <wps:spPr>
                                  <a:xfrm>
                                    <a:off x="0" y="0"/>
                                    <a:ext cx="9067800" cy="4371975"/>
                                  </a:xfrm>
                                  <a:prstGeom prst="rect">
                                    <a:avLst/>
                                  </a:prstGeom>
                                  <a:noFill/>
                                  <a:ln>
                                    <a:noFill/>
                                  </a:ln>
                                </wps:spPr>
                                <wps:txbx>
                                  <w:txbxContent>
                                    <w:p w14:paraId="27487423"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13" name="Forma libre: forma 13"/>
                                <wps:cNvSpPr/>
                                <wps:spPr>
                                  <a:xfrm>
                                    <a:off x="3104399" y="2185987"/>
                                    <a:ext cx="293747" cy="1959063"/>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14:paraId="770EEAF5"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14" name="Cuadro de texto 14"/>
                                <wps:cNvSpPr txBox="1"/>
                                <wps:spPr>
                                  <a:xfrm>
                                    <a:off x="3201749" y="3115995"/>
                                    <a:ext cx="99048" cy="99048"/>
                                  </a:xfrm>
                                  <a:prstGeom prst="rect">
                                    <a:avLst/>
                                  </a:prstGeom>
                                  <a:noFill/>
                                  <a:ln>
                                    <a:noFill/>
                                  </a:ln>
                                </wps:spPr>
                                <wps:txbx>
                                  <w:txbxContent>
                                    <w:p w14:paraId="18FCEA5E" w14:textId="77777777" w:rsidR="004F52FD" w:rsidRDefault="004F52FD">
                                      <w:pPr>
                                        <w:spacing w:line="215" w:lineRule="auto"/>
                                        <w:jc w:val="center"/>
                                        <w:textDirection w:val="btLr"/>
                                      </w:pPr>
                                    </w:p>
                                  </w:txbxContent>
                                </wps:txbx>
                                <wps:bodyPr spcFirstLastPara="1" wrap="square" lIns="12700" tIns="0" rIns="12700" bIns="0" anchor="ctr" anchorCtr="0">
                                  <a:noAutofit/>
                                </wps:bodyPr>
                              </wps:wsp>
                              <wps:wsp>
                                <wps:cNvPr id="15" name="Forma libre: forma 15"/>
                                <wps:cNvSpPr/>
                                <wps:spPr>
                                  <a:xfrm>
                                    <a:off x="3104399" y="2185987"/>
                                    <a:ext cx="293747" cy="1399330"/>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14:paraId="6ED7763E"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16" name="Cuadro de texto 16"/>
                                <wps:cNvSpPr txBox="1"/>
                                <wps:spPr>
                                  <a:xfrm>
                                    <a:off x="3215527" y="2849907"/>
                                    <a:ext cx="71491" cy="71491"/>
                                  </a:xfrm>
                                  <a:prstGeom prst="rect">
                                    <a:avLst/>
                                  </a:prstGeom>
                                  <a:noFill/>
                                  <a:ln>
                                    <a:noFill/>
                                  </a:ln>
                                </wps:spPr>
                                <wps:txbx>
                                  <w:txbxContent>
                                    <w:p w14:paraId="2CD80F9E" w14:textId="77777777" w:rsidR="004F52FD" w:rsidRDefault="004F52FD">
                                      <w:pPr>
                                        <w:spacing w:line="215" w:lineRule="auto"/>
                                        <w:jc w:val="center"/>
                                        <w:textDirection w:val="btLr"/>
                                      </w:pPr>
                                    </w:p>
                                  </w:txbxContent>
                                </wps:txbx>
                                <wps:bodyPr spcFirstLastPara="1" wrap="square" lIns="12700" tIns="0" rIns="12700" bIns="0" anchor="ctr" anchorCtr="0">
                                  <a:noAutofit/>
                                </wps:bodyPr>
                              </wps:wsp>
                              <wps:wsp>
                                <wps:cNvPr id="17" name="Forma libre: forma 17"/>
                                <wps:cNvSpPr/>
                                <wps:spPr>
                                  <a:xfrm>
                                    <a:off x="4866884" y="3025586"/>
                                    <a:ext cx="293747" cy="839598"/>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4674AA"/>
                                    </a:solidFill>
                                    <a:prstDash val="solid"/>
                                    <a:round/>
                                    <a:headEnd type="none" w="sm" len="sm"/>
                                    <a:tailEnd type="none" w="sm" len="sm"/>
                                  </a:ln>
                                </wps:spPr>
                                <wps:txbx>
                                  <w:txbxContent>
                                    <w:p w14:paraId="5C090439"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18" name="Cuadro de texto 18"/>
                                <wps:cNvSpPr txBox="1"/>
                                <wps:spPr>
                                  <a:xfrm>
                                    <a:off x="4991520" y="3423147"/>
                                    <a:ext cx="44475" cy="44475"/>
                                  </a:xfrm>
                                  <a:prstGeom prst="rect">
                                    <a:avLst/>
                                  </a:prstGeom>
                                  <a:noFill/>
                                  <a:ln>
                                    <a:noFill/>
                                  </a:ln>
                                </wps:spPr>
                                <wps:txbx>
                                  <w:txbxContent>
                                    <w:p w14:paraId="4E70B818" w14:textId="77777777" w:rsidR="004F52FD" w:rsidRDefault="004F52FD">
                                      <w:pPr>
                                        <w:spacing w:line="215" w:lineRule="auto"/>
                                        <w:jc w:val="center"/>
                                        <w:textDirection w:val="btLr"/>
                                      </w:pPr>
                                    </w:p>
                                  </w:txbxContent>
                                </wps:txbx>
                                <wps:bodyPr spcFirstLastPara="1" wrap="square" lIns="12700" tIns="0" rIns="12700" bIns="0" anchor="ctr" anchorCtr="0">
                                  <a:noAutofit/>
                                </wps:bodyPr>
                              </wps:wsp>
                              <wps:wsp>
                                <wps:cNvPr id="19" name="Forma libre: forma 19"/>
                                <wps:cNvSpPr/>
                                <wps:spPr>
                                  <a:xfrm>
                                    <a:off x="4866884" y="3025586"/>
                                    <a:ext cx="293747" cy="279866"/>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4674AA"/>
                                    </a:solidFill>
                                    <a:prstDash val="solid"/>
                                    <a:round/>
                                    <a:headEnd type="none" w="sm" len="sm"/>
                                    <a:tailEnd type="none" w="sm" len="sm"/>
                                  </a:ln>
                                </wps:spPr>
                                <wps:txbx>
                                  <w:txbxContent>
                                    <w:p w14:paraId="16777B98"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20" name="Cuadro de texto 20"/>
                                <wps:cNvSpPr txBox="1"/>
                                <wps:spPr>
                                  <a:xfrm>
                                    <a:off x="5003615" y="3155375"/>
                                    <a:ext cx="20286" cy="20286"/>
                                  </a:xfrm>
                                  <a:prstGeom prst="rect">
                                    <a:avLst/>
                                  </a:prstGeom>
                                  <a:noFill/>
                                  <a:ln>
                                    <a:noFill/>
                                  </a:ln>
                                </wps:spPr>
                                <wps:txbx>
                                  <w:txbxContent>
                                    <w:p w14:paraId="68A917AB" w14:textId="77777777" w:rsidR="004F52FD" w:rsidRDefault="004F52FD">
                                      <w:pPr>
                                        <w:spacing w:line="215" w:lineRule="auto"/>
                                        <w:jc w:val="center"/>
                                        <w:textDirection w:val="btLr"/>
                                      </w:pPr>
                                    </w:p>
                                  </w:txbxContent>
                                </wps:txbx>
                                <wps:bodyPr spcFirstLastPara="1" wrap="square" lIns="12700" tIns="0" rIns="12700" bIns="0" anchor="ctr" anchorCtr="0">
                                  <a:noAutofit/>
                                </wps:bodyPr>
                              </wps:wsp>
                              <wps:wsp>
                                <wps:cNvPr id="21" name="Forma libre: forma 21"/>
                                <wps:cNvSpPr/>
                                <wps:spPr>
                                  <a:xfrm>
                                    <a:off x="4866884" y="2745719"/>
                                    <a:ext cx="293747" cy="279866"/>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4674AA"/>
                                    </a:solidFill>
                                    <a:prstDash val="solid"/>
                                    <a:round/>
                                    <a:headEnd type="none" w="sm" len="sm"/>
                                    <a:tailEnd type="none" w="sm" len="sm"/>
                                  </a:ln>
                                </wps:spPr>
                                <wps:txbx>
                                  <w:txbxContent>
                                    <w:p w14:paraId="014DB869"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22" name="Cuadro de texto 22"/>
                                <wps:cNvSpPr txBox="1"/>
                                <wps:spPr>
                                  <a:xfrm>
                                    <a:off x="5003615" y="2875509"/>
                                    <a:ext cx="20286" cy="20286"/>
                                  </a:xfrm>
                                  <a:prstGeom prst="rect">
                                    <a:avLst/>
                                  </a:prstGeom>
                                  <a:noFill/>
                                  <a:ln>
                                    <a:noFill/>
                                  </a:ln>
                                </wps:spPr>
                                <wps:txbx>
                                  <w:txbxContent>
                                    <w:p w14:paraId="413B440A" w14:textId="77777777" w:rsidR="004F52FD" w:rsidRDefault="004F52FD">
                                      <w:pPr>
                                        <w:spacing w:line="215" w:lineRule="auto"/>
                                        <w:jc w:val="center"/>
                                        <w:textDirection w:val="btLr"/>
                                      </w:pPr>
                                    </w:p>
                                  </w:txbxContent>
                                </wps:txbx>
                                <wps:bodyPr spcFirstLastPara="1" wrap="square" lIns="12700" tIns="0" rIns="12700" bIns="0" anchor="ctr" anchorCtr="0">
                                  <a:noAutofit/>
                                </wps:bodyPr>
                              </wps:wsp>
                              <wps:wsp>
                                <wps:cNvPr id="23" name="Forma libre: forma 23"/>
                                <wps:cNvSpPr/>
                                <wps:spPr>
                                  <a:xfrm>
                                    <a:off x="4866884" y="2185987"/>
                                    <a:ext cx="293747" cy="839598"/>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4674AA"/>
                                    </a:solidFill>
                                    <a:prstDash val="solid"/>
                                    <a:round/>
                                    <a:headEnd type="none" w="sm" len="sm"/>
                                    <a:tailEnd type="none" w="sm" len="sm"/>
                                  </a:ln>
                                </wps:spPr>
                                <wps:txbx>
                                  <w:txbxContent>
                                    <w:p w14:paraId="776409A4"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24" name="Cuadro de texto 24"/>
                                <wps:cNvSpPr txBox="1"/>
                                <wps:spPr>
                                  <a:xfrm>
                                    <a:off x="4991520" y="2583549"/>
                                    <a:ext cx="44475" cy="44475"/>
                                  </a:xfrm>
                                  <a:prstGeom prst="rect">
                                    <a:avLst/>
                                  </a:prstGeom>
                                  <a:noFill/>
                                  <a:ln>
                                    <a:noFill/>
                                  </a:ln>
                                </wps:spPr>
                                <wps:txbx>
                                  <w:txbxContent>
                                    <w:p w14:paraId="75690F8F" w14:textId="77777777" w:rsidR="004F52FD" w:rsidRDefault="004F52FD">
                                      <w:pPr>
                                        <w:spacing w:line="215" w:lineRule="auto"/>
                                        <w:jc w:val="center"/>
                                        <w:textDirection w:val="btLr"/>
                                      </w:pPr>
                                    </w:p>
                                  </w:txbxContent>
                                </wps:txbx>
                                <wps:bodyPr spcFirstLastPara="1" wrap="square" lIns="12700" tIns="0" rIns="12700" bIns="0" anchor="ctr" anchorCtr="0">
                                  <a:noAutofit/>
                                </wps:bodyPr>
                              </wps:wsp>
                              <wps:wsp>
                                <wps:cNvPr id="25" name="Forma libre: forma 25"/>
                                <wps:cNvSpPr/>
                                <wps:spPr>
                                  <a:xfrm>
                                    <a:off x="3104399" y="2185987"/>
                                    <a:ext cx="293747" cy="839598"/>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14:paraId="3943373D"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26" name="Cuadro de texto 26"/>
                                <wps:cNvSpPr txBox="1"/>
                                <wps:spPr>
                                  <a:xfrm>
                                    <a:off x="3229035" y="2583549"/>
                                    <a:ext cx="44475" cy="44475"/>
                                  </a:xfrm>
                                  <a:prstGeom prst="rect">
                                    <a:avLst/>
                                  </a:prstGeom>
                                  <a:noFill/>
                                  <a:ln>
                                    <a:noFill/>
                                  </a:ln>
                                </wps:spPr>
                                <wps:txbx>
                                  <w:txbxContent>
                                    <w:p w14:paraId="56658883" w14:textId="77777777" w:rsidR="004F52FD" w:rsidRDefault="004F52FD">
                                      <w:pPr>
                                        <w:spacing w:line="215" w:lineRule="auto"/>
                                        <w:jc w:val="center"/>
                                        <w:textDirection w:val="btLr"/>
                                      </w:pPr>
                                    </w:p>
                                  </w:txbxContent>
                                </wps:txbx>
                                <wps:bodyPr spcFirstLastPara="1" wrap="square" lIns="12700" tIns="0" rIns="12700" bIns="0" anchor="ctr" anchorCtr="0">
                                  <a:noAutofit/>
                                </wps:bodyPr>
                              </wps:wsp>
                              <wps:wsp>
                                <wps:cNvPr id="27" name="Forma libre: forma 27"/>
                                <wps:cNvSpPr/>
                                <wps:spPr>
                                  <a:xfrm>
                                    <a:off x="4866884" y="1346388"/>
                                    <a:ext cx="293747" cy="279866"/>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4674AA"/>
                                    </a:solidFill>
                                    <a:prstDash val="solid"/>
                                    <a:round/>
                                    <a:headEnd type="none" w="sm" len="sm"/>
                                    <a:tailEnd type="none" w="sm" len="sm"/>
                                  </a:ln>
                                </wps:spPr>
                                <wps:txbx>
                                  <w:txbxContent>
                                    <w:p w14:paraId="0E3797B7"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28" name="Cuadro de texto 28"/>
                                <wps:cNvSpPr txBox="1"/>
                                <wps:spPr>
                                  <a:xfrm>
                                    <a:off x="5003615" y="1476178"/>
                                    <a:ext cx="20286" cy="20286"/>
                                  </a:xfrm>
                                  <a:prstGeom prst="rect">
                                    <a:avLst/>
                                  </a:prstGeom>
                                  <a:noFill/>
                                  <a:ln>
                                    <a:noFill/>
                                  </a:ln>
                                </wps:spPr>
                                <wps:txbx>
                                  <w:txbxContent>
                                    <w:p w14:paraId="4D69AC8B" w14:textId="77777777" w:rsidR="004F52FD" w:rsidRDefault="004F52FD">
                                      <w:pPr>
                                        <w:spacing w:line="215" w:lineRule="auto"/>
                                        <w:jc w:val="center"/>
                                        <w:textDirection w:val="btLr"/>
                                      </w:pPr>
                                    </w:p>
                                  </w:txbxContent>
                                </wps:txbx>
                                <wps:bodyPr spcFirstLastPara="1" wrap="square" lIns="12700" tIns="0" rIns="12700" bIns="0" anchor="ctr" anchorCtr="0">
                                  <a:noAutofit/>
                                </wps:bodyPr>
                              </wps:wsp>
                              <wps:wsp>
                                <wps:cNvPr id="29" name="Forma libre: forma 29"/>
                                <wps:cNvSpPr/>
                                <wps:spPr>
                                  <a:xfrm>
                                    <a:off x="4866884" y="1066522"/>
                                    <a:ext cx="293747" cy="279866"/>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4674AA"/>
                                    </a:solidFill>
                                    <a:prstDash val="solid"/>
                                    <a:round/>
                                    <a:headEnd type="none" w="sm" len="sm"/>
                                    <a:tailEnd type="none" w="sm" len="sm"/>
                                  </a:ln>
                                </wps:spPr>
                                <wps:txbx>
                                  <w:txbxContent>
                                    <w:p w14:paraId="5D7CA0D5"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30" name="Cuadro de texto 30"/>
                                <wps:cNvSpPr txBox="1"/>
                                <wps:spPr>
                                  <a:xfrm>
                                    <a:off x="5003615" y="1196312"/>
                                    <a:ext cx="20286" cy="20286"/>
                                  </a:xfrm>
                                  <a:prstGeom prst="rect">
                                    <a:avLst/>
                                  </a:prstGeom>
                                  <a:noFill/>
                                  <a:ln>
                                    <a:noFill/>
                                  </a:ln>
                                </wps:spPr>
                                <wps:txbx>
                                  <w:txbxContent>
                                    <w:p w14:paraId="317E42FF" w14:textId="77777777" w:rsidR="004F52FD" w:rsidRDefault="004F52FD">
                                      <w:pPr>
                                        <w:spacing w:line="215" w:lineRule="auto"/>
                                        <w:jc w:val="center"/>
                                        <w:textDirection w:val="btLr"/>
                                      </w:pPr>
                                    </w:p>
                                  </w:txbxContent>
                                </wps:txbx>
                                <wps:bodyPr spcFirstLastPara="1" wrap="square" lIns="12700" tIns="0" rIns="12700" bIns="0" anchor="ctr" anchorCtr="0">
                                  <a:noAutofit/>
                                </wps:bodyPr>
                              </wps:wsp>
                              <wps:wsp>
                                <wps:cNvPr id="31" name="Forma libre: forma 31"/>
                                <wps:cNvSpPr/>
                                <wps:spPr>
                                  <a:xfrm>
                                    <a:off x="3104399" y="1346388"/>
                                    <a:ext cx="293747" cy="839598"/>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14:paraId="590A3119"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32" name="Cuadro de texto 32"/>
                                <wps:cNvSpPr txBox="1"/>
                                <wps:spPr>
                                  <a:xfrm>
                                    <a:off x="3229035" y="1743950"/>
                                    <a:ext cx="44475" cy="44475"/>
                                  </a:xfrm>
                                  <a:prstGeom prst="rect">
                                    <a:avLst/>
                                  </a:prstGeom>
                                  <a:noFill/>
                                  <a:ln>
                                    <a:noFill/>
                                  </a:ln>
                                </wps:spPr>
                                <wps:txbx>
                                  <w:txbxContent>
                                    <w:p w14:paraId="4C033466" w14:textId="77777777" w:rsidR="004F52FD" w:rsidRDefault="004F52FD">
                                      <w:pPr>
                                        <w:spacing w:line="215" w:lineRule="auto"/>
                                        <w:jc w:val="center"/>
                                        <w:textDirection w:val="btLr"/>
                                      </w:pPr>
                                    </w:p>
                                  </w:txbxContent>
                                </wps:txbx>
                                <wps:bodyPr spcFirstLastPara="1" wrap="square" lIns="12700" tIns="0" rIns="12700" bIns="0" anchor="ctr" anchorCtr="0">
                                  <a:noAutofit/>
                                </wps:bodyPr>
                              </wps:wsp>
                              <wps:wsp>
                                <wps:cNvPr id="33" name="Forma libre: forma 33"/>
                                <wps:cNvSpPr/>
                                <wps:spPr>
                                  <a:xfrm>
                                    <a:off x="3104399" y="786656"/>
                                    <a:ext cx="293747" cy="1399330"/>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14:paraId="3928042A"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34" name="Cuadro de texto 34"/>
                                <wps:cNvSpPr txBox="1"/>
                                <wps:spPr>
                                  <a:xfrm>
                                    <a:off x="3215527" y="1450576"/>
                                    <a:ext cx="71491" cy="71491"/>
                                  </a:xfrm>
                                  <a:prstGeom prst="rect">
                                    <a:avLst/>
                                  </a:prstGeom>
                                  <a:noFill/>
                                  <a:ln>
                                    <a:noFill/>
                                  </a:ln>
                                </wps:spPr>
                                <wps:txbx>
                                  <w:txbxContent>
                                    <w:p w14:paraId="21FF3FDF" w14:textId="77777777" w:rsidR="004F52FD" w:rsidRDefault="004F52FD">
                                      <w:pPr>
                                        <w:spacing w:line="215" w:lineRule="auto"/>
                                        <w:jc w:val="center"/>
                                        <w:textDirection w:val="btLr"/>
                                      </w:pPr>
                                    </w:p>
                                  </w:txbxContent>
                                </wps:txbx>
                                <wps:bodyPr spcFirstLastPara="1" wrap="square" lIns="12700" tIns="0" rIns="12700" bIns="0" anchor="ctr" anchorCtr="0">
                                  <a:noAutofit/>
                                </wps:bodyPr>
                              </wps:wsp>
                              <wps:wsp>
                                <wps:cNvPr id="35" name="Forma libre: forma 35"/>
                                <wps:cNvSpPr/>
                                <wps:spPr>
                                  <a:xfrm>
                                    <a:off x="3104399" y="226924"/>
                                    <a:ext cx="293747" cy="1959063"/>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14:paraId="1CCD6ADB"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36" name="Cuadro de texto 36"/>
                                <wps:cNvSpPr txBox="1"/>
                                <wps:spPr>
                                  <a:xfrm>
                                    <a:off x="3201749" y="1156931"/>
                                    <a:ext cx="99048" cy="99048"/>
                                  </a:xfrm>
                                  <a:prstGeom prst="rect">
                                    <a:avLst/>
                                  </a:prstGeom>
                                  <a:noFill/>
                                  <a:ln>
                                    <a:noFill/>
                                  </a:ln>
                                </wps:spPr>
                                <wps:txbx>
                                  <w:txbxContent>
                                    <w:p w14:paraId="2859B7D5" w14:textId="77777777" w:rsidR="004F52FD" w:rsidRDefault="004F52FD">
                                      <w:pPr>
                                        <w:spacing w:line="215" w:lineRule="auto"/>
                                        <w:jc w:val="center"/>
                                        <w:textDirection w:val="btLr"/>
                                      </w:pPr>
                                    </w:p>
                                  </w:txbxContent>
                                </wps:txbx>
                                <wps:bodyPr spcFirstLastPara="1" wrap="square" lIns="12700" tIns="0" rIns="12700" bIns="0" anchor="ctr" anchorCtr="0">
                                  <a:noAutofit/>
                                </wps:bodyPr>
                              </wps:wsp>
                              <wps:wsp>
                                <wps:cNvPr id="37" name="Rectángulo 37"/>
                                <wps:cNvSpPr/>
                                <wps:spPr>
                                  <a:xfrm rot="-5400000">
                                    <a:off x="1593030" y="1853002"/>
                                    <a:ext cx="2356767" cy="665969"/>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6143132B"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38" name="Cuadro de texto 38"/>
                                <wps:cNvSpPr txBox="1"/>
                                <wps:spPr>
                                  <a:xfrm rot="-5400000">
                                    <a:off x="1593030" y="1853002"/>
                                    <a:ext cx="2356767" cy="665969"/>
                                  </a:xfrm>
                                  <a:prstGeom prst="rect">
                                    <a:avLst/>
                                  </a:prstGeom>
                                  <a:noFill/>
                                  <a:ln>
                                    <a:noFill/>
                                  </a:ln>
                                </wps:spPr>
                                <wps:txbx>
                                  <w:txbxContent>
                                    <w:p w14:paraId="39F3C021" w14:textId="77777777" w:rsidR="004F52FD" w:rsidRDefault="004F52FD">
                                      <w:pPr>
                                        <w:spacing w:line="215" w:lineRule="auto"/>
                                        <w:jc w:val="center"/>
                                        <w:textDirection w:val="btLr"/>
                                      </w:pPr>
                                      <w:r>
                                        <w:rPr>
                                          <w:rFonts w:ascii="Cambria" w:eastAsia="Cambria" w:hAnsi="Cambria" w:cs="Cambria"/>
                                          <w:color w:val="000000"/>
                                          <w:sz w:val="44"/>
                                        </w:rPr>
                                        <w:t>Diseño y ejecución de pruebas</w:t>
                                      </w:r>
                                    </w:p>
                                  </w:txbxContent>
                                </wps:txbx>
                                <wps:bodyPr spcFirstLastPara="1" wrap="square" lIns="13950" tIns="13950" rIns="13950" bIns="13950" anchor="ctr" anchorCtr="0">
                                  <a:noAutofit/>
                                </wps:bodyPr>
                              </wps:wsp>
                              <wps:wsp>
                                <wps:cNvPr id="39" name="Rectángulo 39"/>
                                <wps:cNvSpPr/>
                                <wps:spPr>
                                  <a:xfrm>
                                    <a:off x="3398147" y="3031"/>
                                    <a:ext cx="1468737" cy="447785"/>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7071B63F"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40" name="Cuadro de texto 40"/>
                                <wps:cNvSpPr txBox="1"/>
                                <wps:spPr>
                                  <a:xfrm>
                                    <a:off x="3398147" y="3031"/>
                                    <a:ext cx="1468737" cy="447785"/>
                                  </a:xfrm>
                                  <a:prstGeom prst="rect">
                                    <a:avLst/>
                                  </a:prstGeom>
                                  <a:noFill/>
                                  <a:ln>
                                    <a:noFill/>
                                  </a:ln>
                                </wps:spPr>
                                <wps:txbx>
                                  <w:txbxContent>
                                    <w:p w14:paraId="3104EF5D" w14:textId="77777777" w:rsidR="004F52FD" w:rsidRDefault="004F52FD">
                                      <w:pPr>
                                        <w:spacing w:line="215" w:lineRule="auto"/>
                                        <w:jc w:val="center"/>
                                        <w:textDirection w:val="btLr"/>
                                      </w:pPr>
                                      <w:r>
                                        <w:rPr>
                                          <w:rFonts w:ascii="Cambria" w:eastAsia="Cambria" w:hAnsi="Cambria" w:cs="Cambria"/>
                                          <w:color w:val="000000"/>
                                          <w:sz w:val="30"/>
                                        </w:rPr>
                                        <w:t>Conceptos</w:t>
                                      </w:r>
                                    </w:p>
                                  </w:txbxContent>
                                </wps:txbx>
                                <wps:bodyPr spcFirstLastPara="1" wrap="square" lIns="9525" tIns="9525" rIns="9525" bIns="9525" anchor="ctr" anchorCtr="0">
                                  <a:noAutofit/>
                                </wps:bodyPr>
                              </wps:wsp>
                              <wps:wsp>
                                <wps:cNvPr id="41" name="Rectángulo 41"/>
                                <wps:cNvSpPr/>
                                <wps:spPr>
                                  <a:xfrm>
                                    <a:off x="3398147" y="562763"/>
                                    <a:ext cx="1468737" cy="447785"/>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1C757A48"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42" name="Cuadro de texto 42"/>
                                <wps:cNvSpPr txBox="1"/>
                                <wps:spPr>
                                  <a:xfrm>
                                    <a:off x="3398147" y="562763"/>
                                    <a:ext cx="1468737" cy="447785"/>
                                  </a:xfrm>
                                  <a:prstGeom prst="rect">
                                    <a:avLst/>
                                  </a:prstGeom>
                                  <a:noFill/>
                                  <a:ln>
                                    <a:noFill/>
                                  </a:ln>
                                </wps:spPr>
                                <wps:txbx>
                                  <w:txbxContent>
                                    <w:p w14:paraId="5371FAF1" w14:textId="4403D2E2" w:rsidR="004F52FD" w:rsidRDefault="004F52FD">
                                      <w:pPr>
                                        <w:spacing w:line="215" w:lineRule="auto"/>
                                        <w:jc w:val="center"/>
                                        <w:textDirection w:val="btLr"/>
                                      </w:pPr>
                                      <w:r>
                                        <w:rPr>
                                          <w:rFonts w:ascii="Cambria" w:eastAsia="Cambria" w:hAnsi="Cambria" w:cs="Cambria"/>
                                          <w:color w:val="000000"/>
                                          <w:sz w:val="30"/>
                                        </w:rPr>
                                        <w:t xml:space="preserve">Tipos de </w:t>
                                      </w:r>
                                      <w:r w:rsidR="003E7BD0">
                                        <w:rPr>
                                          <w:rFonts w:ascii="Cambria" w:eastAsia="Cambria" w:hAnsi="Cambria" w:cs="Cambria"/>
                                          <w:color w:val="000000"/>
                                          <w:sz w:val="30"/>
                                        </w:rPr>
                                        <w:t>p</w:t>
                                      </w:r>
                                      <w:r>
                                        <w:rPr>
                                          <w:rFonts w:ascii="Cambria" w:eastAsia="Cambria" w:hAnsi="Cambria" w:cs="Cambria"/>
                                          <w:color w:val="000000"/>
                                          <w:sz w:val="30"/>
                                        </w:rPr>
                                        <w:t>ruebas</w:t>
                                      </w:r>
                                    </w:p>
                                  </w:txbxContent>
                                </wps:txbx>
                                <wps:bodyPr spcFirstLastPara="1" wrap="square" lIns="9525" tIns="9525" rIns="9525" bIns="9525" anchor="ctr" anchorCtr="0">
                                  <a:noAutofit/>
                                </wps:bodyPr>
                              </wps:wsp>
                              <wps:wsp>
                                <wps:cNvPr id="43" name="Rectángulo 43"/>
                                <wps:cNvSpPr/>
                                <wps:spPr>
                                  <a:xfrm>
                                    <a:off x="3398147" y="1122496"/>
                                    <a:ext cx="1468737" cy="447785"/>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1FAD10A6"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44" name="Cuadro de texto 44"/>
                                <wps:cNvSpPr txBox="1"/>
                                <wps:spPr>
                                  <a:xfrm>
                                    <a:off x="3398147" y="1122496"/>
                                    <a:ext cx="1468737" cy="447785"/>
                                  </a:xfrm>
                                  <a:prstGeom prst="rect">
                                    <a:avLst/>
                                  </a:prstGeom>
                                  <a:noFill/>
                                  <a:ln>
                                    <a:noFill/>
                                  </a:ln>
                                </wps:spPr>
                                <wps:txbx>
                                  <w:txbxContent>
                                    <w:p w14:paraId="5463E300" w14:textId="61BE04DC" w:rsidR="004F52FD" w:rsidRDefault="004F52FD">
                                      <w:pPr>
                                        <w:spacing w:line="215" w:lineRule="auto"/>
                                        <w:jc w:val="center"/>
                                        <w:textDirection w:val="btLr"/>
                                      </w:pPr>
                                      <w:r>
                                        <w:rPr>
                                          <w:rFonts w:ascii="Cambria" w:eastAsia="Cambria" w:hAnsi="Cambria" w:cs="Cambria"/>
                                          <w:color w:val="000000"/>
                                          <w:sz w:val="30"/>
                                        </w:rPr>
                                        <w:t xml:space="preserve">Plan de </w:t>
                                      </w:r>
                                      <w:r w:rsidR="003E7BD0">
                                        <w:rPr>
                                          <w:rFonts w:ascii="Cambria" w:eastAsia="Cambria" w:hAnsi="Cambria" w:cs="Cambria"/>
                                          <w:color w:val="000000"/>
                                          <w:sz w:val="30"/>
                                        </w:rPr>
                                        <w:t>p</w:t>
                                      </w:r>
                                      <w:r>
                                        <w:rPr>
                                          <w:rFonts w:ascii="Cambria" w:eastAsia="Cambria" w:hAnsi="Cambria" w:cs="Cambria"/>
                                          <w:color w:val="000000"/>
                                          <w:sz w:val="30"/>
                                        </w:rPr>
                                        <w:t>ruebas</w:t>
                                      </w:r>
                                    </w:p>
                                  </w:txbxContent>
                                </wps:txbx>
                                <wps:bodyPr spcFirstLastPara="1" wrap="square" lIns="9525" tIns="9525" rIns="9525" bIns="9525" anchor="ctr" anchorCtr="0">
                                  <a:noAutofit/>
                                </wps:bodyPr>
                              </wps:wsp>
                              <wps:wsp>
                                <wps:cNvPr id="45" name="Rectángulo 45"/>
                                <wps:cNvSpPr/>
                                <wps:spPr>
                                  <a:xfrm>
                                    <a:off x="5160632" y="842629"/>
                                    <a:ext cx="1468737" cy="447785"/>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1C15521C"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46" name="Cuadro de texto 46"/>
                                <wps:cNvSpPr txBox="1"/>
                                <wps:spPr>
                                  <a:xfrm>
                                    <a:off x="5160632" y="842629"/>
                                    <a:ext cx="1468737" cy="447785"/>
                                  </a:xfrm>
                                  <a:prstGeom prst="rect">
                                    <a:avLst/>
                                  </a:prstGeom>
                                  <a:noFill/>
                                  <a:ln>
                                    <a:noFill/>
                                  </a:ln>
                                </wps:spPr>
                                <wps:txbx>
                                  <w:txbxContent>
                                    <w:p w14:paraId="5A7EBE70" w14:textId="51CD672E" w:rsidR="004F52FD" w:rsidRDefault="004F52FD">
                                      <w:pPr>
                                        <w:spacing w:line="215" w:lineRule="auto"/>
                                        <w:jc w:val="center"/>
                                        <w:textDirection w:val="btLr"/>
                                      </w:pPr>
                                      <w:r w:rsidRPr="00612C6D">
                                        <w:rPr>
                                          <w:rFonts w:ascii="Cambria" w:eastAsia="Cambria" w:hAnsi="Cambria" w:cs="Cambria"/>
                                          <w:i/>
                                          <w:color w:val="000000"/>
                                          <w:sz w:val="30"/>
                                        </w:rPr>
                                        <w:t xml:space="preserve">Suit </w:t>
                                      </w:r>
                                      <w:r>
                                        <w:rPr>
                                          <w:rFonts w:ascii="Cambria" w:eastAsia="Cambria" w:hAnsi="Cambria" w:cs="Cambria"/>
                                          <w:color w:val="000000"/>
                                          <w:sz w:val="30"/>
                                        </w:rPr>
                                        <w:t xml:space="preserve">de </w:t>
                                      </w:r>
                                      <w:r w:rsidR="003E7BD0">
                                        <w:rPr>
                                          <w:rFonts w:ascii="Cambria" w:eastAsia="Cambria" w:hAnsi="Cambria" w:cs="Cambria"/>
                                          <w:color w:val="000000"/>
                                          <w:sz w:val="30"/>
                                        </w:rPr>
                                        <w:t>p</w:t>
                                      </w:r>
                                      <w:r>
                                        <w:rPr>
                                          <w:rFonts w:ascii="Cambria" w:eastAsia="Cambria" w:hAnsi="Cambria" w:cs="Cambria"/>
                                          <w:color w:val="000000"/>
                                          <w:sz w:val="30"/>
                                        </w:rPr>
                                        <w:t>ruebas</w:t>
                                      </w:r>
                                    </w:p>
                                  </w:txbxContent>
                                </wps:txbx>
                                <wps:bodyPr spcFirstLastPara="1" wrap="square" lIns="9525" tIns="9525" rIns="9525" bIns="9525" anchor="ctr" anchorCtr="0">
                                  <a:noAutofit/>
                                </wps:bodyPr>
                              </wps:wsp>
                              <wps:wsp>
                                <wps:cNvPr id="47" name="Rectángulo 47"/>
                                <wps:cNvSpPr/>
                                <wps:spPr>
                                  <a:xfrm>
                                    <a:off x="5160632" y="1402362"/>
                                    <a:ext cx="1468737" cy="447785"/>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78D448AF"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48" name="Cuadro de texto 48"/>
                                <wps:cNvSpPr txBox="1"/>
                                <wps:spPr>
                                  <a:xfrm>
                                    <a:off x="5160632" y="1402362"/>
                                    <a:ext cx="1468737" cy="447785"/>
                                  </a:xfrm>
                                  <a:prstGeom prst="rect">
                                    <a:avLst/>
                                  </a:prstGeom>
                                  <a:noFill/>
                                  <a:ln>
                                    <a:noFill/>
                                  </a:ln>
                                </wps:spPr>
                                <wps:txbx>
                                  <w:txbxContent>
                                    <w:p w14:paraId="42371221" w14:textId="4FFC21D5" w:rsidR="004F52FD" w:rsidRDefault="004F52FD">
                                      <w:pPr>
                                        <w:spacing w:line="215" w:lineRule="auto"/>
                                        <w:jc w:val="center"/>
                                        <w:textDirection w:val="btLr"/>
                                      </w:pPr>
                                      <w:r>
                                        <w:rPr>
                                          <w:rFonts w:ascii="Cambria" w:eastAsia="Cambria" w:hAnsi="Cambria" w:cs="Cambria"/>
                                          <w:color w:val="000000"/>
                                          <w:sz w:val="30"/>
                                        </w:rPr>
                                        <w:t xml:space="preserve">Casos de </w:t>
                                      </w:r>
                                      <w:r w:rsidR="003E7BD0">
                                        <w:rPr>
                                          <w:rFonts w:ascii="Cambria" w:eastAsia="Cambria" w:hAnsi="Cambria" w:cs="Cambria"/>
                                          <w:color w:val="000000"/>
                                          <w:sz w:val="30"/>
                                        </w:rPr>
                                        <w:t>pruebas</w:t>
                                      </w:r>
                                    </w:p>
                                  </w:txbxContent>
                                </wps:txbx>
                                <wps:bodyPr spcFirstLastPara="1" wrap="square" lIns="9525" tIns="9525" rIns="9525" bIns="9525" anchor="ctr" anchorCtr="0">
                                  <a:noAutofit/>
                                </wps:bodyPr>
                              </wps:wsp>
                              <wps:wsp>
                                <wps:cNvPr id="49" name="Rectángulo 49"/>
                                <wps:cNvSpPr/>
                                <wps:spPr>
                                  <a:xfrm>
                                    <a:off x="3398147" y="2801693"/>
                                    <a:ext cx="1468737" cy="447785"/>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2E5E0CC7"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50" name="Cuadro de texto 50"/>
                                <wps:cNvSpPr txBox="1"/>
                                <wps:spPr>
                                  <a:xfrm>
                                    <a:off x="3398147" y="2801693"/>
                                    <a:ext cx="1468737" cy="447785"/>
                                  </a:xfrm>
                                  <a:prstGeom prst="rect">
                                    <a:avLst/>
                                  </a:prstGeom>
                                  <a:noFill/>
                                  <a:ln>
                                    <a:noFill/>
                                  </a:ln>
                                </wps:spPr>
                                <wps:txbx>
                                  <w:txbxContent>
                                    <w:p w14:paraId="3D0CAECA" w14:textId="16AAC538" w:rsidR="004F52FD" w:rsidRDefault="004F52FD">
                                      <w:pPr>
                                        <w:spacing w:line="215" w:lineRule="auto"/>
                                        <w:jc w:val="center"/>
                                        <w:textDirection w:val="btLr"/>
                                      </w:pPr>
                                      <w:r>
                                        <w:rPr>
                                          <w:rFonts w:ascii="Cambria" w:eastAsia="Cambria" w:hAnsi="Cambria" w:cs="Cambria"/>
                                          <w:color w:val="000000"/>
                                          <w:sz w:val="30"/>
                                        </w:rPr>
                                        <w:t xml:space="preserve">Ejecución de </w:t>
                                      </w:r>
                                      <w:r w:rsidR="003E7BD0">
                                        <w:rPr>
                                          <w:rFonts w:ascii="Cambria" w:eastAsia="Cambria" w:hAnsi="Cambria" w:cs="Cambria"/>
                                          <w:color w:val="000000"/>
                                          <w:sz w:val="30"/>
                                        </w:rPr>
                                        <w:t>p</w:t>
                                      </w:r>
                                      <w:r>
                                        <w:rPr>
                                          <w:rFonts w:ascii="Cambria" w:eastAsia="Cambria" w:hAnsi="Cambria" w:cs="Cambria"/>
                                          <w:color w:val="000000"/>
                                          <w:sz w:val="30"/>
                                        </w:rPr>
                                        <w:t>ruebas</w:t>
                                      </w:r>
                                    </w:p>
                                  </w:txbxContent>
                                </wps:txbx>
                                <wps:bodyPr spcFirstLastPara="1" wrap="square" lIns="9525" tIns="9525" rIns="9525" bIns="9525" anchor="ctr" anchorCtr="0">
                                  <a:noAutofit/>
                                </wps:bodyPr>
                              </wps:wsp>
                              <wps:wsp>
                                <wps:cNvPr id="51" name="Rectángulo 51"/>
                                <wps:cNvSpPr/>
                                <wps:spPr>
                                  <a:xfrm>
                                    <a:off x="5160632" y="1962094"/>
                                    <a:ext cx="1468737" cy="447785"/>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3115A8AF"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52" name="Cuadro de texto 52"/>
                                <wps:cNvSpPr txBox="1"/>
                                <wps:spPr>
                                  <a:xfrm>
                                    <a:off x="5160632" y="1962094"/>
                                    <a:ext cx="1468737" cy="447785"/>
                                  </a:xfrm>
                                  <a:prstGeom prst="rect">
                                    <a:avLst/>
                                  </a:prstGeom>
                                  <a:noFill/>
                                  <a:ln>
                                    <a:noFill/>
                                  </a:ln>
                                </wps:spPr>
                                <wps:txbx>
                                  <w:txbxContent>
                                    <w:p w14:paraId="607B3945" w14:textId="77777777" w:rsidR="004F52FD" w:rsidRDefault="004F52FD">
                                      <w:pPr>
                                        <w:spacing w:line="215" w:lineRule="auto"/>
                                        <w:jc w:val="center"/>
                                        <w:textDirection w:val="btLr"/>
                                      </w:pPr>
                                      <w:r>
                                        <w:rPr>
                                          <w:rFonts w:ascii="Cambria" w:eastAsia="Cambria" w:hAnsi="Cambria" w:cs="Cambria"/>
                                          <w:color w:val="000000"/>
                                          <w:sz w:val="30"/>
                                        </w:rPr>
                                        <w:t>Creación del entorno</w:t>
                                      </w:r>
                                    </w:p>
                                  </w:txbxContent>
                                </wps:txbx>
                                <wps:bodyPr spcFirstLastPara="1" wrap="square" lIns="9525" tIns="9525" rIns="9525" bIns="9525" anchor="ctr" anchorCtr="0">
                                  <a:noAutofit/>
                                </wps:bodyPr>
                              </wps:wsp>
                              <wps:wsp>
                                <wps:cNvPr id="53" name="Rectángulo 53"/>
                                <wps:cNvSpPr/>
                                <wps:spPr>
                                  <a:xfrm>
                                    <a:off x="5160632" y="2521826"/>
                                    <a:ext cx="1468737" cy="447785"/>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39129803"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54" name="Cuadro de texto 54"/>
                                <wps:cNvSpPr txBox="1"/>
                                <wps:spPr>
                                  <a:xfrm>
                                    <a:off x="5160632" y="2521826"/>
                                    <a:ext cx="1468737" cy="447785"/>
                                  </a:xfrm>
                                  <a:prstGeom prst="rect">
                                    <a:avLst/>
                                  </a:prstGeom>
                                  <a:noFill/>
                                  <a:ln>
                                    <a:noFill/>
                                  </a:ln>
                                </wps:spPr>
                                <wps:txbx>
                                  <w:txbxContent>
                                    <w:p w14:paraId="2BDE1BF8" w14:textId="77777777" w:rsidR="004F52FD" w:rsidRDefault="004F52FD">
                                      <w:pPr>
                                        <w:spacing w:line="215" w:lineRule="auto"/>
                                        <w:jc w:val="center"/>
                                        <w:textDirection w:val="btLr"/>
                                      </w:pPr>
                                      <w:r>
                                        <w:rPr>
                                          <w:rFonts w:ascii="Cambria" w:eastAsia="Cambria" w:hAnsi="Cambria" w:cs="Cambria"/>
                                          <w:color w:val="000000"/>
                                          <w:sz w:val="30"/>
                                        </w:rPr>
                                        <w:t>TDD</w:t>
                                      </w:r>
                                    </w:p>
                                  </w:txbxContent>
                                </wps:txbx>
                                <wps:bodyPr spcFirstLastPara="1" wrap="square" lIns="9525" tIns="9525" rIns="9525" bIns="9525" anchor="ctr" anchorCtr="0">
                                  <a:noAutofit/>
                                </wps:bodyPr>
                              </wps:wsp>
                              <wps:wsp>
                                <wps:cNvPr id="55" name="Rectángulo 55"/>
                                <wps:cNvSpPr/>
                                <wps:spPr>
                                  <a:xfrm>
                                    <a:off x="5160632" y="3081559"/>
                                    <a:ext cx="1468737" cy="447785"/>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395973A7"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56" name="Cuadro de texto 56"/>
                                <wps:cNvSpPr txBox="1"/>
                                <wps:spPr>
                                  <a:xfrm>
                                    <a:off x="5160632" y="3081559"/>
                                    <a:ext cx="1468737" cy="447785"/>
                                  </a:xfrm>
                                  <a:prstGeom prst="rect">
                                    <a:avLst/>
                                  </a:prstGeom>
                                  <a:noFill/>
                                  <a:ln>
                                    <a:noFill/>
                                  </a:ln>
                                </wps:spPr>
                                <wps:txbx>
                                  <w:txbxContent>
                                    <w:p w14:paraId="4EB219F0" w14:textId="77777777" w:rsidR="004F52FD" w:rsidRDefault="004F52FD">
                                      <w:pPr>
                                        <w:spacing w:line="215" w:lineRule="auto"/>
                                        <w:jc w:val="center"/>
                                        <w:textDirection w:val="btLr"/>
                                      </w:pPr>
                                      <w:r>
                                        <w:rPr>
                                          <w:rFonts w:ascii="Cambria" w:eastAsia="Cambria" w:hAnsi="Cambria" w:cs="Cambria"/>
                                          <w:color w:val="000000"/>
                                          <w:sz w:val="30"/>
                                        </w:rPr>
                                        <w:t>Codificación</w:t>
                                      </w:r>
                                    </w:p>
                                  </w:txbxContent>
                                </wps:txbx>
                                <wps:bodyPr spcFirstLastPara="1" wrap="square" lIns="9525" tIns="9525" rIns="9525" bIns="9525" anchor="ctr" anchorCtr="0">
                                  <a:noAutofit/>
                                </wps:bodyPr>
                              </wps:wsp>
                              <wps:wsp>
                                <wps:cNvPr id="57" name="Rectángulo 57"/>
                                <wps:cNvSpPr/>
                                <wps:spPr>
                                  <a:xfrm>
                                    <a:off x="5160632" y="3641291"/>
                                    <a:ext cx="1468737" cy="447785"/>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2BF97639"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58" name="Cuadro de texto 58"/>
                                <wps:cNvSpPr txBox="1"/>
                                <wps:spPr>
                                  <a:xfrm>
                                    <a:off x="5160632" y="3641291"/>
                                    <a:ext cx="1468737" cy="447785"/>
                                  </a:xfrm>
                                  <a:prstGeom prst="rect">
                                    <a:avLst/>
                                  </a:prstGeom>
                                  <a:noFill/>
                                  <a:ln>
                                    <a:noFill/>
                                  </a:ln>
                                </wps:spPr>
                                <wps:txbx>
                                  <w:txbxContent>
                                    <w:p w14:paraId="296529F8" w14:textId="77777777" w:rsidR="004F52FD" w:rsidRDefault="004F52FD">
                                      <w:pPr>
                                        <w:spacing w:line="215" w:lineRule="auto"/>
                                        <w:jc w:val="center"/>
                                        <w:textDirection w:val="btLr"/>
                                      </w:pPr>
                                      <w:r>
                                        <w:rPr>
                                          <w:rFonts w:ascii="Cambria" w:eastAsia="Cambria" w:hAnsi="Cambria" w:cs="Cambria"/>
                                          <w:color w:val="000000"/>
                                          <w:sz w:val="30"/>
                                        </w:rPr>
                                        <w:t>Documentación</w:t>
                                      </w:r>
                                    </w:p>
                                  </w:txbxContent>
                                </wps:txbx>
                                <wps:bodyPr spcFirstLastPara="1" wrap="square" lIns="9525" tIns="9525" rIns="9525" bIns="9525" anchor="ctr" anchorCtr="0">
                                  <a:noAutofit/>
                                </wps:bodyPr>
                              </wps:wsp>
                              <wps:wsp>
                                <wps:cNvPr id="59" name="Rectángulo 59"/>
                                <wps:cNvSpPr/>
                                <wps:spPr>
                                  <a:xfrm>
                                    <a:off x="3398147" y="3361425"/>
                                    <a:ext cx="1468737" cy="447785"/>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1ECFCC54"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60" name="Cuadro de texto 60"/>
                                <wps:cNvSpPr txBox="1"/>
                                <wps:spPr>
                                  <a:xfrm>
                                    <a:off x="3398147" y="3361425"/>
                                    <a:ext cx="1468737" cy="447785"/>
                                  </a:xfrm>
                                  <a:prstGeom prst="rect">
                                    <a:avLst/>
                                  </a:prstGeom>
                                  <a:noFill/>
                                  <a:ln>
                                    <a:noFill/>
                                  </a:ln>
                                </wps:spPr>
                                <wps:txbx>
                                  <w:txbxContent>
                                    <w:p w14:paraId="5259B655" w14:textId="77777777" w:rsidR="004F52FD" w:rsidRDefault="004F52FD">
                                      <w:pPr>
                                        <w:spacing w:line="215" w:lineRule="auto"/>
                                        <w:jc w:val="center"/>
                                        <w:textDirection w:val="btLr"/>
                                      </w:pPr>
                                      <w:r>
                                        <w:rPr>
                                          <w:rFonts w:ascii="Cambria" w:eastAsia="Cambria" w:hAnsi="Cambria" w:cs="Cambria"/>
                                          <w:color w:val="000000"/>
                                          <w:sz w:val="30"/>
                                        </w:rPr>
                                        <w:t>Herramientas</w:t>
                                      </w:r>
                                    </w:p>
                                  </w:txbxContent>
                                </wps:txbx>
                                <wps:bodyPr spcFirstLastPara="1" wrap="square" lIns="9525" tIns="9525" rIns="9525" bIns="9525" anchor="ctr" anchorCtr="0">
                                  <a:noAutofit/>
                                </wps:bodyPr>
                              </wps:wsp>
                              <wps:wsp>
                                <wps:cNvPr id="61" name="Rectángulo 61"/>
                                <wps:cNvSpPr/>
                                <wps:spPr>
                                  <a:xfrm>
                                    <a:off x="3398147" y="3921157"/>
                                    <a:ext cx="1468737" cy="447785"/>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47C79F62" w14:textId="77777777" w:rsidR="004F52FD" w:rsidRDefault="004F52FD">
                                      <w:pPr>
                                        <w:spacing w:line="240" w:lineRule="auto"/>
                                        <w:textDirection w:val="btLr"/>
                                      </w:pPr>
                                    </w:p>
                                  </w:txbxContent>
                                </wps:txbx>
                                <wps:bodyPr spcFirstLastPara="1" wrap="square" lIns="91425" tIns="91425" rIns="91425" bIns="91425" anchor="ctr" anchorCtr="0">
                                  <a:noAutofit/>
                                </wps:bodyPr>
                              </wps:wsp>
                              <wps:wsp>
                                <wps:cNvPr id="62" name="Cuadro de texto 62"/>
                                <wps:cNvSpPr txBox="1"/>
                                <wps:spPr>
                                  <a:xfrm>
                                    <a:off x="3398147" y="3921157"/>
                                    <a:ext cx="1468737" cy="447785"/>
                                  </a:xfrm>
                                  <a:prstGeom prst="rect">
                                    <a:avLst/>
                                  </a:prstGeom>
                                  <a:noFill/>
                                  <a:ln>
                                    <a:noFill/>
                                  </a:ln>
                                </wps:spPr>
                                <wps:txbx>
                                  <w:txbxContent>
                                    <w:p w14:paraId="5028699A" w14:textId="77777777" w:rsidR="004F52FD" w:rsidRDefault="004F52FD">
                                      <w:pPr>
                                        <w:spacing w:line="215" w:lineRule="auto"/>
                                        <w:jc w:val="center"/>
                                        <w:textDirection w:val="btLr"/>
                                      </w:pPr>
                                      <w:r>
                                        <w:rPr>
                                          <w:rFonts w:ascii="Cambria" w:eastAsia="Cambria" w:hAnsi="Cambria" w:cs="Cambria"/>
                                          <w:color w:val="000000"/>
                                          <w:sz w:val="30"/>
                                        </w:rPr>
                                        <w:t>Documentación</w:t>
                                      </w:r>
                                    </w:p>
                                  </w:txbxContent>
                                </wps:txbx>
                                <wps:bodyPr spcFirstLastPara="1" wrap="square" lIns="9525" tIns="9525" rIns="9525" bIns="9525" anchor="ctr" anchorCtr="0">
                                  <a:noAutofit/>
                                </wps:bodyPr>
                              </wps:wsp>
                            </wpg:grpSp>
                          </wpg:wgp>
                        </a:graphicData>
                      </a:graphic>
                    </wp:anchor>
                  </w:drawing>
                </mc:Choice>
                <mc:Fallback>
                  <w:pict>
                    <v:group w14:anchorId="28CEBBB3" id="Grupo 237" o:spid="_x0000_s1039" style="position:absolute;left:0;text-align:left;margin-left:-5pt;margin-top:13pt;width:714pt;height:344.25pt;z-index:251659264;mso-position-horizontal-relative:text;mso-position-vertical-relative:text" coordsize="90678,43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">
                      <v:group id="Grupo 11" o:spid="_x0000_s1040" style="position:absolute;width:90678;height:43719" coordsize="90678,43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ángulo 12" o:spid="_x0000_s1041" style="position:absolute;width:90678;height:43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27487423" w14:textId="77777777" w:rsidR="004F52FD" w:rsidRDefault="004F52FD">
                                <w:pPr>
                                  <w:spacing w:line="240" w:lineRule="auto"/>
                                  <w:textDirection w:val="btLr"/>
                                </w:pPr>
                              </w:p>
                            </w:txbxContent>
                          </v:textbox>
                        </v:rect>
                        <v:shape id="Forma libre: forma 13" o:spid="_x0000_s1042" style="position:absolute;left:31043;top:21859;width:2938;height:1959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770EEAF5" w14:textId="77777777" w:rsidR="004F52FD" w:rsidRDefault="004F52FD">
                                <w:pPr>
                                  <w:spacing w:line="240" w:lineRule="auto"/>
                                  <w:textDirection w:val="btLr"/>
                                </w:pPr>
                              </w:p>
                            </w:txbxContent>
                          </v:textbox>
                        </v:shape>
                        <v:shape id="Cuadro de texto 14" o:spid="_x0000_s1043" type="#_x0000_t202" style="position:absolute;left:32017;top:31159;width:990;height: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" filled="f" stroked="f">
                          <v:textbox inset="1pt,0,1pt,0">
                            <w:txbxContent>
                              <w:p w14:paraId="18FCEA5E" w14:textId="77777777" w:rsidR="004F52FD" w:rsidRDefault="004F52FD">
                                <w:pPr>
                                  <w:spacing w:line="215" w:lineRule="auto"/>
                                  <w:jc w:val="center"/>
                                  <w:textDirection w:val="btLr"/>
                                </w:pPr>
                              </w:p>
                            </w:txbxContent>
                          </v:textbox>
                        </v:shape>
                        <v:shape id="Forma libre: forma 15" o:spid="_x0000_s1044" style="position:absolute;left:31043;top:21859;width:2938;height:1399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6ED7763E" w14:textId="77777777" w:rsidR="004F52FD" w:rsidRDefault="004F52FD">
                                <w:pPr>
                                  <w:spacing w:line="240" w:lineRule="auto"/>
                                  <w:textDirection w:val="btLr"/>
                                </w:pPr>
                              </w:p>
                            </w:txbxContent>
                          </v:textbox>
                        </v:shape>
                        <v:shape id="Cuadro de texto 16" o:spid="_x0000_s1045" type="#_x0000_t202" style="position:absolute;left:32155;top:28499;width:715;height: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" filled="f" stroked="f">
                          <v:textbox inset="1pt,0,1pt,0">
                            <w:txbxContent>
                              <w:p w14:paraId="2CD80F9E" w14:textId="77777777" w:rsidR="004F52FD" w:rsidRDefault="004F52FD">
                                <w:pPr>
                                  <w:spacing w:line="215" w:lineRule="auto"/>
                                  <w:jc w:val="center"/>
                                  <w:textDirection w:val="btLr"/>
                                </w:pPr>
                              </w:p>
                            </w:txbxContent>
                          </v:textbox>
                        </v:shape>
                        <v:shape id="Forma libre: forma 17" o:spid="_x0000_s1046" style="position:absolute;left:48668;top:30255;width:2938;height:8396;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" adj="-11796480,,5400" path="m,l60000,r,120000l120000,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5C090439" w14:textId="77777777" w:rsidR="004F52FD" w:rsidRDefault="004F52FD">
                                <w:pPr>
                                  <w:spacing w:line="240" w:lineRule="auto"/>
                                  <w:textDirection w:val="btLr"/>
                                </w:pPr>
                              </w:p>
                            </w:txbxContent>
                          </v:textbox>
                        </v:shape>
                        <v:shape id="Cuadro de texto 18" o:spid="_x0000_s1047" type="#_x0000_t202" style="position:absolute;left:49915;top:34231;width:444;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" filled="f" stroked="f">
                          <v:textbox inset="1pt,0,1pt,0">
                            <w:txbxContent>
                              <w:p w14:paraId="4E70B818" w14:textId="77777777" w:rsidR="004F52FD" w:rsidRDefault="004F52FD">
                                <w:pPr>
                                  <w:spacing w:line="215" w:lineRule="auto"/>
                                  <w:jc w:val="center"/>
                                  <w:textDirection w:val="btLr"/>
                                </w:pPr>
                              </w:p>
                            </w:txbxContent>
                          </v:textbox>
                        </v:shape>
                        <v:shape id="Forma libre: forma 19" o:spid="_x0000_s1048" style="position:absolute;left:48668;top:30255;width:2938;height:279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" adj="-11796480,,5400" path="m,l60000,r,120000l120000,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16777B98" w14:textId="77777777" w:rsidR="004F52FD" w:rsidRDefault="004F52FD">
                                <w:pPr>
                                  <w:spacing w:line="240" w:lineRule="auto"/>
                                  <w:textDirection w:val="btLr"/>
                                </w:pPr>
                              </w:p>
                            </w:txbxContent>
                          </v:textbox>
                        </v:shape>
                        <v:shape id="Cuadro de texto 20" o:spid="_x0000_s1049" type="#_x0000_t202" style="position:absolute;left:50036;top:31553;width:203;height: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" filled="f" stroked="f">
                          <v:textbox inset="1pt,0,1pt,0">
                            <w:txbxContent>
                              <w:p w14:paraId="68A917AB" w14:textId="77777777" w:rsidR="004F52FD" w:rsidRDefault="004F52FD">
                                <w:pPr>
                                  <w:spacing w:line="215" w:lineRule="auto"/>
                                  <w:jc w:val="center"/>
                                  <w:textDirection w:val="btLr"/>
                                </w:pPr>
                              </w:p>
                            </w:txbxContent>
                          </v:textbox>
                        </v:shape>
                        <v:shape id="Forma libre: forma 21" o:spid="_x0000_s1050" style="position:absolute;left:48668;top:27457;width:2938;height:2798;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" adj="-11796480,,5400" path="m,120000r60000,l60000,r6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014DB869" w14:textId="77777777" w:rsidR="004F52FD" w:rsidRDefault="004F52FD">
                                <w:pPr>
                                  <w:spacing w:line="240" w:lineRule="auto"/>
                                  <w:textDirection w:val="btLr"/>
                                </w:pPr>
                              </w:p>
                            </w:txbxContent>
                          </v:textbox>
                        </v:shape>
                        <v:shape id="Cuadro de texto 22" o:spid="_x0000_s1051" type="#_x0000_t202" style="position:absolute;left:50036;top:28755;width:203;height: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" filled="f" stroked="f">
                          <v:textbox inset="1pt,0,1pt,0">
                            <w:txbxContent>
                              <w:p w14:paraId="413B440A" w14:textId="77777777" w:rsidR="004F52FD" w:rsidRDefault="004F52FD">
                                <w:pPr>
                                  <w:spacing w:line="215" w:lineRule="auto"/>
                                  <w:jc w:val="center"/>
                                  <w:textDirection w:val="btLr"/>
                                </w:pPr>
                              </w:p>
                            </w:txbxContent>
                          </v:textbox>
                        </v:shape>
                        <v:shape id="Forma libre: forma 23" o:spid="_x0000_s1052" style="position:absolute;left:48668;top:21859;width:2938;height:8396;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" adj="-11796480,,5400" path="m,120000r60000,l60000,r6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776409A4" w14:textId="77777777" w:rsidR="004F52FD" w:rsidRDefault="004F52FD">
                                <w:pPr>
                                  <w:spacing w:line="240" w:lineRule="auto"/>
                                  <w:textDirection w:val="btLr"/>
                                </w:pPr>
                              </w:p>
                            </w:txbxContent>
                          </v:textbox>
                        </v:shape>
                        <v:shape id="Cuadro de texto 24" o:spid="_x0000_s1053" type="#_x0000_t202" style="position:absolute;left:49915;top:25835;width:444;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" filled="f" stroked="f">
                          <v:textbox inset="1pt,0,1pt,0">
                            <w:txbxContent>
                              <w:p w14:paraId="75690F8F" w14:textId="77777777" w:rsidR="004F52FD" w:rsidRDefault="004F52FD">
                                <w:pPr>
                                  <w:spacing w:line="215" w:lineRule="auto"/>
                                  <w:jc w:val="center"/>
                                  <w:textDirection w:val="btLr"/>
                                </w:pPr>
                              </w:p>
                            </w:txbxContent>
                          </v:textbox>
                        </v:shape>
                        <v:shape id="Forma libre: forma 25" o:spid="_x0000_s1054" style="position:absolute;left:31043;top:21859;width:2938;height:8396;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3943373D" w14:textId="77777777" w:rsidR="004F52FD" w:rsidRDefault="004F52FD">
                                <w:pPr>
                                  <w:spacing w:line="240" w:lineRule="auto"/>
                                  <w:textDirection w:val="btLr"/>
                                </w:pPr>
                              </w:p>
                            </w:txbxContent>
                          </v:textbox>
                        </v:shape>
                        <v:shape id="Cuadro de texto 26" o:spid="_x0000_s1055" type="#_x0000_t202" style="position:absolute;left:32290;top:25835;width:445;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" filled="f" stroked="f">
                          <v:textbox inset="1pt,0,1pt,0">
                            <w:txbxContent>
                              <w:p w14:paraId="56658883" w14:textId="77777777" w:rsidR="004F52FD" w:rsidRDefault="004F52FD">
                                <w:pPr>
                                  <w:spacing w:line="215" w:lineRule="auto"/>
                                  <w:jc w:val="center"/>
                                  <w:textDirection w:val="btLr"/>
                                </w:pPr>
                              </w:p>
                            </w:txbxContent>
                          </v:textbox>
                        </v:shape>
                        <v:shape id="Forma libre: forma 27" o:spid="_x0000_s1056" style="position:absolute;left:48668;top:13463;width:2938;height:279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" adj="-11796480,,5400" path="m,l60000,r,120000l120000,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0E3797B7" w14:textId="77777777" w:rsidR="004F52FD" w:rsidRDefault="004F52FD">
                                <w:pPr>
                                  <w:spacing w:line="240" w:lineRule="auto"/>
                                  <w:textDirection w:val="btLr"/>
                                </w:pPr>
                              </w:p>
                            </w:txbxContent>
                          </v:textbox>
                        </v:shape>
                        <v:shape id="Cuadro de texto 28" o:spid="_x0000_s1057" type="#_x0000_t202" style="position:absolute;left:50036;top:14761;width:203;height: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" filled="f" stroked="f">
                          <v:textbox inset="1pt,0,1pt,0">
                            <w:txbxContent>
                              <w:p w14:paraId="4D69AC8B" w14:textId="77777777" w:rsidR="004F52FD" w:rsidRDefault="004F52FD">
                                <w:pPr>
                                  <w:spacing w:line="215" w:lineRule="auto"/>
                                  <w:jc w:val="center"/>
                                  <w:textDirection w:val="btLr"/>
                                </w:pPr>
                              </w:p>
                            </w:txbxContent>
                          </v:textbox>
                        </v:shape>
                        <v:shape id="Forma libre: forma 29" o:spid="_x0000_s1058" style="position:absolute;left:48668;top:10665;width:2938;height:2798;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" adj="-11796480,,5400" path="m,120000r60000,l60000,r6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5D7CA0D5" w14:textId="77777777" w:rsidR="004F52FD" w:rsidRDefault="004F52FD">
                                <w:pPr>
                                  <w:spacing w:line="240" w:lineRule="auto"/>
                                  <w:textDirection w:val="btLr"/>
                                </w:pPr>
                              </w:p>
                            </w:txbxContent>
                          </v:textbox>
                        </v:shape>
                        <v:shape id="Cuadro de texto 30" o:spid="_x0000_s1059" type="#_x0000_t202" style="position:absolute;left:50036;top:11963;width:203;height: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" filled="f" stroked="f">
                          <v:textbox inset="1pt,0,1pt,0">
                            <w:txbxContent>
                              <w:p w14:paraId="317E42FF" w14:textId="77777777" w:rsidR="004F52FD" w:rsidRDefault="004F52FD">
                                <w:pPr>
                                  <w:spacing w:line="215" w:lineRule="auto"/>
                                  <w:jc w:val="center"/>
                                  <w:textDirection w:val="btLr"/>
                                </w:pPr>
                              </w:p>
                            </w:txbxContent>
                          </v:textbox>
                        </v:shape>
                        <v:shape id="Forma libre: forma 31" o:spid="_x0000_s1060" style="position:absolute;left:31043;top:13463;width:2938;height:8396;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590A3119" w14:textId="77777777" w:rsidR="004F52FD" w:rsidRDefault="004F52FD">
                                <w:pPr>
                                  <w:spacing w:line="240" w:lineRule="auto"/>
                                  <w:textDirection w:val="btLr"/>
                                </w:pPr>
                              </w:p>
                            </w:txbxContent>
                          </v:textbox>
                        </v:shape>
                        <v:shape id="Cuadro de texto 32" o:spid="_x0000_s1061" type="#_x0000_t202" style="position:absolute;left:32290;top:17439;width:445;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" filled="f" stroked="f">
                          <v:textbox inset="1pt,0,1pt,0">
                            <w:txbxContent>
                              <w:p w14:paraId="4C033466" w14:textId="77777777" w:rsidR="004F52FD" w:rsidRDefault="004F52FD">
                                <w:pPr>
                                  <w:spacing w:line="215" w:lineRule="auto"/>
                                  <w:jc w:val="center"/>
                                  <w:textDirection w:val="btLr"/>
                                </w:pPr>
                              </w:p>
                            </w:txbxContent>
                          </v:textbox>
                        </v:shape>
                        <v:shape id="Forma libre: forma 33" o:spid="_x0000_s1062" style="position:absolute;left:31043;top:7866;width:2938;height:13993;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3928042A" w14:textId="77777777" w:rsidR="004F52FD" w:rsidRDefault="004F52FD">
                                <w:pPr>
                                  <w:spacing w:line="240" w:lineRule="auto"/>
                                  <w:textDirection w:val="btLr"/>
                                </w:pPr>
                              </w:p>
                            </w:txbxContent>
                          </v:textbox>
                        </v:shape>
                        <v:shape id="Cuadro de texto 34" o:spid="_x0000_s1063" type="#_x0000_t202" style="position:absolute;left:32155;top:14505;width:715;height: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" filled="f" stroked="f">
                          <v:textbox inset="1pt,0,1pt,0">
                            <w:txbxContent>
                              <w:p w14:paraId="21FF3FDF" w14:textId="77777777" w:rsidR="004F52FD" w:rsidRDefault="004F52FD">
                                <w:pPr>
                                  <w:spacing w:line="215" w:lineRule="auto"/>
                                  <w:jc w:val="center"/>
                                  <w:textDirection w:val="btLr"/>
                                </w:pPr>
                              </w:p>
                            </w:txbxContent>
                          </v:textbox>
                        </v:shape>
                        <v:shape id="Forma libre: forma 35" o:spid="_x0000_s1064" style="position:absolute;left:31043;top:2269;width:2938;height:1959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1CCD6ADB" w14:textId="77777777" w:rsidR="004F52FD" w:rsidRDefault="004F52FD">
                                <w:pPr>
                                  <w:spacing w:line="240" w:lineRule="auto"/>
                                  <w:textDirection w:val="btLr"/>
                                </w:pPr>
                              </w:p>
                            </w:txbxContent>
                          </v:textbox>
                        </v:shape>
                        <v:shape id="Cuadro de texto 36" o:spid="_x0000_s1065" type="#_x0000_t202" style="position:absolute;left:32017;top:11569;width:990;height: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" filled="f" stroked="f">
                          <v:textbox inset="1pt,0,1pt,0">
                            <w:txbxContent>
                              <w:p w14:paraId="2859B7D5" w14:textId="77777777" w:rsidR="004F52FD" w:rsidRDefault="004F52FD">
                                <w:pPr>
                                  <w:spacing w:line="215" w:lineRule="auto"/>
                                  <w:jc w:val="center"/>
                                  <w:textDirection w:val="btLr"/>
                                </w:pPr>
                              </w:p>
                            </w:txbxContent>
                          </v:textbox>
                        </v:shape>
                        <v:rect id="Rectángulo 37" o:spid="_x0000_s1066" style="position:absolute;left:15930;top:18530;width:23567;height:66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" fillcolor="#4f81bd [3204]" strokecolor="white [3201]" strokeweight="2pt">
                          <v:stroke startarrowwidth="narrow" startarrowlength="short" endarrowwidth="narrow" endarrowlength="short" joinstyle="round"/>
                          <v:textbox inset="2.53958mm,2.53958mm,2.53958mm,2.53958mm">
                            <w:txbxContent>
                              <w:p w14:paraId="6143132B" w14:textId="77777777" w:rsidR="004F52FD" w:rsidRDefault="004F52FD">
                                <w:pPr>
                                  <w:spacing w:line="240" w:lineRule="auto"/>
                                  <w:textDirection w:val="btLr"/>
                                </w:pPr>
                              </w:p>
                            </w:txbxContent>
                          </v:textbox>
                        </v:rect>
                        <v:shape id="Cuadro de texto 38" o:spid="_x0000_s1067" type="#_x0000_t202" style="position:absolute;left:15930;top:18530;width:23567;height:66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" filled="f" stroked="f">
                          <v:textbox inset=".3875mm,.3875mm,.3875mm,.3875mm">
                            <w:txbxContent>
                              <w:p w14:paraId="39F3C021" w14:textId="77777777" w:rsidR="004F52FD" w:rsidRDefault="004F52FD">
                                <w:pPr>
                                  <w:spacing w:line="215" w:lineRule="auto"/>
                                  <w:jc w:val="center"/>
                                  <w:textDirection w:val="btLr"/>
                                </w:pPr>
                                <w:r>
                                  <w:rPr>
                                    <w:rFonts w:ascii="Cambria" w:eastAsia="Cambria" w:hAnsi="Cambria" w:cs="Cambria"/>
                                    <w:color w:val="000000"/>
                                    <w:sz w:val="44"/>
                                  </w:rPr>
                                  <w:t>Diseño y ejecución de pruebas</w:t>
                                </w:r>
                              </w:p>
                            </w:txbxContent>
                          </v:textbox>
                        </v:shape>
                        <v:rect id="Rectángulo 39" o:spid="_x0000_s1068" style="position:absolute;left:33981;top:30;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" fillcolor="#4f81bd [3204]" strokecolor="white [3201]" strokeweight="2pt">
                          <v:stroke startarrowwidth="narrow" startarrowlength="short" endarrowwidth="narrow" endarrowlength="short" joinstyle="round"/>
                          <v:textbox inset="2.53958mm,2.53958mm,2.53958mm,2.53958mm">
                            <w:txbxContent>
                              <w:p w14:paraId="7071B63F" w14:textId="77777777" w:rsidR="004F52FD" w:rsidRDefault="004F52FD">
                                <w:pPr>
                                  <w:spacing w:line="240" w:lineRule="auto"/>
                                  <w:textDirection w:val="btLr"/>
                                </w:pPr>
                              </w:p>
                            </w:txbxContent>
                          </v:textbox>
                        </v:rect>
                        <v:shape id="Cuadro de texto 40" o:spid="_x0000_s1069" type="#_x0000_t202" style="position:absolute;left:33981;top:30;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" filled="f" stroked="f">
                          <v:textbox inset=".75pt,.75pt,.75pt,.75pt">
                            <w:txbxContent>
                              <w:p w14:paraId="3104EF5D" w14:textId="77777777" w:rsidR="004F52FD" w:rsidRDefault="004F52FD">
                                <w:pPr>
                                  <w:spacing w:line="215" w:lineRule="auto"/>
                                  <w:jc w:val="center"/>
                                  <w:textDirection w:val="btLr"/>
                                </w:pPr>
                                <w:r>
                                  <w:rPr>
                                    <w:rFonts w:ascii="Cambria" w:eastAsia="Cambria" w:hAnsi="Cambria" w:cs="Cambria"/>
                                    <w:color w:val="000000"/>
                                    <w:sz w:val="30"/>
                                  </w:rPr>
                                  <w:t>Conceptos</w:t>
                                </w:r>
                              </w:p>
                            </w:txbxContent>
                          </v:textbox>
                        </v:shape>
                        <v:rect id="Rectángulo 41" o:spid="_x0000_s1070" style="position:absolute;left:33981;top:5627;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" fillcolor="#4f81bd [3204]" strokecolor="white [3201]" strokeweight="2pt">
                          <v:stroke startarrowwidth="narrow" startarrowlength="short" endarrowwidth="narrow" endarrowlength="short" joinstyle="round"/>
                          <v:textbox inset="2.53958mm,2.53958mm,2.53958mm,2.53958mm">
                            <w:txbxContent>
                              <w:p w14:paraId="1C757A48" w14:textId="77777777" w:rsidR="004F52FD" w:rsidRDefault="004F52FD">
                                <w:pPr>
                                  <w:spacing w:line="240" w:lineRule="auto"/>
                                  <w:textDirection w:val="btLr"/>
                                </w:pPr>
                              </w:p>
                            </w:txbxContent>
                          </v:textbox>
                        </v:rect>
                        <v:shape id="Cuadro de texto 42" o:spid="_x0000_s1071" type="#_x0000_t202" style="position:absolute;left:33981;top:5627;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" filled="f" stroked="f">
                          <v:textbox inset=".75pt,.75pt,.75pt,.75pt">
                            <w:txbxContent>
                              <w:p w14:paraId="5371FAF1" w14:textId="4403D2E2" w:rsidR="004F52FD" w:rsidRDefault="004F52FD">
                                <w:pPr>
                                  <w:spacing w:line="215" w:lineRule="auto"/>
                                  <w:jc w:val="center"/>
                                  <w:textDirection w:val="btLr"/>
                                </w:pPr>
                                <w:r>
                                  <w:rPr>
                                    <w:rFonts w:ascii="Cambria" w:eastAsia="Cambria" w:hAnsi="Cambria" w:cs="Cambria"/>
                                    <w:color w:val="000000"/>
                                    <w:sz w:val="30"/>
                                  </w:rPr>
                                  <w:t xml:space="preserve">Tipos de </w:t>
                                </w:r>
                                <w:r w:rsidR="003E7BD0">
                                  <w:rPr>
                                    <w:rFonts w:ascii="Cambria" w:eastAsia="Cambria" w:hAnsi="Cambria" w:cs="Cambria"/>
                                    <w:color w:val="000000"/>
                                    <w:sz w:val="30"/>
                                  </w:rPr>
                                  <w:t>p</w:t>
                                </w:r>
                                <w:r>
                                  <w:rPr>
                                    <w:rFonts w:ascii="Cambria" w:eastAsia="Cambria" w:hAnsi="Cambria" w:cs="Cambria"/>
                                    <w:color w:val="000000"/>
                                    <w:sz w:val="30"/>
                                  </w:rPr>
                                  <w:t>ruebas</w:t>
                                </w:r>
                              </w:p>
                            </w:txbxContent>
                          </v:textbox>
                        </v:shape>
                        <v:rect id="Rectángulo 43" o:spid="_x0000_s1072" style="position:absolute;left:33981;top:11224;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" fillcolor="#4f81bd [3204]" strokecolor="white [3201]" strokeweight="2pt">
                          <v:stroke startarrowwidth="narrow" startarrowlength="short" endarrowwidth="narrow" endarrowlength="short" joinstyle="round"/>
                          <v:textbox inset="2.53958mm,2.53958mm,2.53958mm,2.53958mm">
                            <w:txbxContent>
                              <w:p w14:paraId="1FAD10A6" w14:textId="77777777" w:rsidR="004F52FD" w:rsidRDefault="004F52FD">
                                <w:pPr>
                                  <w:spacing w:line="240" w:lineRule="auto"/>
                                  <w:textDirection w:val="btLr"/>
                                </w:pPr>
                              </w:p>
                            </w:txbxContent>
                          </v:textbox>
                        </v:rect>
                        <v:shape id="Cuadro de texto 44" o:spid="_x0000_s1073" type="#_x0000_t202" style="position:absolute;left:33981;top:11224;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" filled="f" stroked="f">
                          <v:textbox inset=".75pt,.75pt,.75pt,.75pt">
                            <w:txbxContent>
                              <w:p w14:paraId="5463E300" w14:textId="61BE04DC" w:rsidR="004F52FD" w:rsidRDefault="004F52FD">
                                <w:pPr>
                                  <w:spacing w:line="215" w:lineRule="auto"/>
                                  <w:jc w:val="center"/>
                                  <w:textDirection w:val="btLr"/>
                                </w:pPr>
                                <w:r>
                                  <w:rPr>
                                    <w:rFonts w:ascii="Cambria" w:eastAsia="Cambria" w:hAnsi="Cambria" w:cs="Cambria"/>
                                    <w:color w:val="000000"/>
                                    <w:sz w:val="30"/>
                                  </w:rPr>
                                  <w:t xml:space="preserve">Plan de </w:t>
                                </w:r>
                                <w:r w:rsidR="003E7BD0">
                                  <w:rPr>
                                    <w:rFonts w:ascii="Cambria" w:eastAsia="Cambria" w:hAnsi="Cambria" w:cs="Cambria"/>
                                    <w:color w:val="000000"/>
                                    <w:sz w:val="30"/>
                                  </w:rPr>
                                  <w:t>p</w:t>
                                </w:r>
                                <w:r>
                                  <w:rPr>
                                    <w:rFonts w:ascii="Cambria" w:eastAsia="Cambria" w:hAnsi="Cambria" w:cs="Cambria"/>
                                    <w:color w:val="000000"/>
                                    <w:sz w:val="30"/>
                                  </w:rPr>
                                  <w:t>ruebas</w:t>
                                </w:r>
                              </w:p>
                            </w:txbxContent>
                          </v:textbox>
                        </v:shape>
                        <v:rect id="Rectángulo 45" o:spid="_x0000_s1074" style="position:absolute;left:51606;top:8426;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" fillcolor="#4f81bd [3204]" strokecolor="white [3201]" strokeweight="2pt">
                          <v:stroke startarrowwidth="narrow" startarrowlength="short" endarrowwidth="narrow" endarrowlength="short" joinstyle="round"/>
                          <v:textbox inset="2.53958mm,2.53958mm,2.53958mm,2.53958mm">
                            <w:txbxContent>
                              <w:p w14:paraId="1C15521C" w14:textId="77777777" w:rsidR="004F52FD" w:rsidRDefault="004F52FD">
                                <w:pPr>
                                  <w:spacing w:line="240" w:lineRule="auto"/>
                                  <w:textDirection w:val="btLr"/>
                                </w:pPr>
                              </w:p>
                            </w:txbxContent>
                          </v:textbox>
                        </v:rect>
                        <v:shape id="Cuadro de texto 46" o:spid="_x0000_s1075" type="#_x0000_t202" style="position:absolute;left:51606;top:8426;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" filled="f" stroked="f">
                          <v:textbox inset=".75pt,.75pt,.75pt,.75pt">
                            <w:txbxContent>
                              <w:p w14:paraId="5A7EBE70" w14:textId="51CD672E" w:rsidR="004F52FD" w:rsidRDefault="004F52FD">
                                <w:pPr>
                                  <w:spacing w:line="215" w:lineRule="auto"/>
                                  <w:jc w:val="center"/>
                                  <w:textDirection w:val="btLr"/>
                                </w:pPr>
                                <w:r w:rsidRPr="00612C6D">
                                  <w:rPr>
                                    <w:rFonts w:ascii="Cambria" w:eastAsia="Cambria" w:hAnsi="Cambria" w:cs="Cambria"/>
                                    <w:i/>
                                    <w:color w:val="000000"/>
                                    <w:sz w:val="30"/>
                                  </w:rPr>
                                  <w:t xml:space="preserve">Suit </w:t>
                                </w:r>
                                <w:r>
                                  <w:rPr>
                                    <w:rFonts w:ascii="Cambria" w:eastAsia="Cambria" w:hAnsi="Cambria" w:cs="Cambria"/>
                                    <w:color w:val="000000"/>
                                    <w:sz w:val="30"/>
                                  </w:rPr>
                                  <w:t xml:space="preserve">de </w:t>
                                </w:r>
                                <w:r w:rsidR="003E7BD0">
                                  <w:rPr>
                                    <w:rFonts w:ascii="Cambria" w:eastAsia="Cambria" w:hAnsi="Cambria" w:cs="Cambria"/>
                                    <w:color w:val="000000"/>
                                    <w:sz w:val="30"/>
                                  </w:rPr>
                                  <w:t>p</w:t>
                                </w:r>
                                <w:r>
                                  <w:rPr>
                                    <w:rFonts w:ascii="Cambria" w:eastAsia="Cambria" w:hAnsi="Cambria" w:cs="Cambria"/>
                                    <w:color w:val="000000"/>
                                    <w:sz w:val="30"/>
                                  </w:rPr>
                                  <w:t>ruebas</w:t>
                                </w:r>
                              </w:p>
                            </w:txbxContent>
                          </v:textbox>
                        </v:shape>
                        <v:rect id="Rectángulo 47" o:spid="_x0000_s1076" style="position:absolute;left:51606;top:14023;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" fillcolor="#4f81bd [3204]" strokecolor="white [3201]" strokeweight="2pt">
                          <v:stroke startarrowwidth="narrow" startarrowlength="short" endarrowwidth="narrow" endarrowlength="short" joinstyle="round"/>
                          <v:textbox inset="2.53958mm,2.53958mm,2.53958mm,2.53958mm">
                            <w:txbxContent>
                              <w:p w14:paraId="78D448AF" w14:textId="77777777" w:rsidR="004F52FD" w:rsidRDefault="004F52FD">
                                <w:pPr>
                                  <w:spacing w:line="240" w:lineRule="auto"/>
                                  <w:textDirection w:val="btLr"/>
                                </w:pPr>
                              </w:p>
                            </w:txbxContent>
                          </v:textbox>
                        </v:rect>
                        <v:shape id="Cuadro de texto 48" o:spid="_x0000_s1077" type="#_x0000_t202" style="position:absolute;left:51606;top:14023;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" filled="f" stroked="f">
                          <v:textbox inset=".75pt,.75pt,.75pt,.75pt">
                            <w:txbxContent>
                              <w:p w14:paraId="42371221" w14:textId="4FFC21D5" w:rsidR="004F52FD" w:rsidRDefault="004F52FD">
                                <w:pPr>
                                  <w:spacing w:line="215" w:lineRule="auto"/>
                                  <w:jc w:val="center"/>
                                  <w:textDirection w:val="btLr"/>
                                </w:pPr>
                                <w:r>
                                  <w:rPr>
                                    <w:rFonts w:ascii="Cambria" w:eastAsia="Cambria" w:hAnsi="Cambria" w:cs="Cambria"/>
                                    <w:color w:val="000000"/>
                                    <w:sz w:val="30"/>
                                  </w:rPr>
                                  <w:t xml:space="preserve">Casos de </w:t>
                                </w:r>
                                <w:r w:rsidR="003E7BD0">
                                  <w:rPr>
                                    <w:rFonts w:ascii="Cambria" w:eastAsia="Cambria" w:hAnsi="Cambria" w:cs="Cambria"/>
                                    <w:color w:val="000000"/>
                                    <w:sz w:val="30"/>
                                  </w:rPr>
                                  <w:t>pruebas</w:t>
                                </w:r>
                              </w:p>
                            </w:txbxContent>
                          </v:textbox>
                        </v:shape>
                        <v:rect id="Rectángulo 49" o:spid="_x0000_s1078" style="position:absolute;left:33981;top:28016;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" fillcolor="#4f81bd [3204]" strokecolor="white [3201]" strokeweight="2pt">
                          <v:stroke startarrowwidth="narrow" startarrowlength="short" endarrowwidth="narrow" endarrowlength="short" joinstyle="round"/>
                          <v:textbox inset="2.53958mm,2.53958mm,2.53958mm,2.53958mm">
                            <w:txbxContent>
                              <w:p w14:paraId="2E5E0CC7" w14:textId="77777777" w:rsidR="004F52FD" w:rsidRDefault="004F52FD">
                                <w:pPr>
                                  <w:spacing w:line="240" w:lineRule="auto"/>
                                  <w:textDirection w:val="btLr"/>
                                </w:pPr>
                              </w:p>
                            </w:txbxContent>
                          </v:textbox>
                        </v:rect>
                        <v:shape id="Cuadro de texto 50" o:spid="_x0000_s1079" type="#_x0000_t202" style="position:absolute;left:33981;top:28016;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" filled="f" stroked="f">
                          <v:textbox inset=".75pt,.75pt,.75pt,.75pt">
                            <w:txbxContent>
                              <w:p w14:paraId="3D0CAECA" w14:textId="16AAC538" w:rsidR="004F52FD" w:rsidRDefault="004F52FD">
                                <w:pPr>
                                  <w:spacing w:line="215" w:lineRule="auto"/>
                                  <w:jc w:val="center"/>
                                  <w:textDirection w:val="btLr"/>
                                </w:pPr>
                                <w:r>
                                  <w:rPr>
                                    <w:rFonts w:ascii="Cambria" w:eastAsia="Cambria" w:hAnsi="Cambria" w:cs="Cambria"/>
                                    <w:color w:val="000000"/>
                                    <w:sz w:val="30"/>
                                  </w:rPr>
                                  <w:t xml:space="preserve">Ejecución de </w:t>
                                </w:r>
                                <w:r w:rsidR="003E7BD0">
                                  <w:rPr>
                                    <w:rFonts w:ascii="Cambria" w:eastAsia="Cambria" w:hAnsi="Cambria" w:cs="Cambria"/>
                                    <w:color w:val="000000"/>
                                    <w:sz w:val="30"/>
                                  </w:rPr>
                                  <w:t>p</w:t>
                                </w:r>
                                <w:r>
                                  <w:rPr>
                                    <w:rFonts w:ascii="Cambria" w:eastAsia="Cambria" w:hAnsi="Cambria" w:cs="Cambria"/>
                                    <w:color w:val="000000"/>
                                    <w:sz w:val="30"/>
                                  </w:rPr>
                                  <w:t>ruebas</w:t>
                                </w:r>
                              </w:p>
                            </w:txbxContent>
                          </v:textbox>
                        </v:shape>
                        <v:rect id="Rectángulo 51" o:spid="_x0000_s1080" style="position:absolute;left:51606;top:19620;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" fillcolor="#4f81bd [3204]" strokecolor="white [3201]" strokeweight="2pt">
                          <v:stroke startarrowwidth="narrow" startarrowlength="short" endarrowwidth="narrow" endarrowlength="short" joinstyle="round"/>
                          <v:textbox inset="2.53958mm,2.53958mm,2.53958mm,2.53958mm">
                            <w:txbxContent>
                              <w:p w14:paraId="3115A8AF" w14:textId="77777777" w:rsidR="004F52FD" w:rsidRDefault="004F52FD">
                                <w:pPr>
                                  <w:spacing w:line="240" w:lineRule="auto"/>
                                  <w:textDirection w:val="btLr"/>
                                </w:pPr>
                              </w:p>
                            </w:txbxContent>
                          </v:textbox>
                        </v:rect>
                        <v:shape id="Cuadro de texto 52" o:spid="_x0000_s1081" type="#_x0000_t202" style="position:absolute;left:51606;top:19620;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" filled="f" stroked="f">
                          <v:textbox inset=".75pt,.75pt,.75pt,.75pt">
                            <w:txbxContent>
                              <w:p w14:paraId="607B3945" w14:textId="77777777" w:rsidR="004F52FD" w:rsidRDefault="004F52FD">
                                <w:pPr>
                                  <w:spacing w:line="215" w:lineRule="auto"/>
                                  <w:jc w:val="center"/>
                                  <w:textDirection w:val="btLr"/>
                                </w:pPr>
                                <w:r>
                                  <w:rPr>
                                    <w:rFonts w:ascii="Cambria" w:eastAsia="Cambria" w:hAnsi="Cambria" w:cs="Cambria"/>
                                    <w:color w:val="000000"/>
                                    <w:sz w:val="30"/>
                                  </w:rPr>
                                  <w:t>Creación del entorno</w:t>
                                </w:r>
                              </w:p>
                            </w:txbxContent>
                          </v:textbox>
                        </v:shape>
                        <v:rect id="Rectángulo 53" o:spid="_x0000_s1082" style="position:absolute;left:51606;top:25218;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" fillcolor="#4f81bd [3204]" strokecolor="white [3201]" strokeweight="2pt">
                          <v:stroke startarrowwidth="narrow" startarrowlength="short" endarrowwidth="narrow" endarrowlength="short" joinstyle="round"/>
                          <v:textbox inset="2.53958mm,2.53958mm,2.53958mm,2.53958mm">
                            <w:txbxContent>
                              <w:p w14:paraId="39129803" w14:textId="77777777" w:rsidR="004F52FD" w:rsidRDefault="004F52FD">
                                <w:pPr>
                                  <w:spacing w:line="240" w:lineRule="auto"/>
                                  <w:textDirection w:val="btLr"/>
                                </w:pPr>
                              </w:p>
                            </w:txbxContent>
                          </v:textbox>
                        </v:rect>
                        <v:shape id="Cuadro de texto 54" o:spid="_x0000_s1083" type="#_x0000_t202" style="position:absolute;left:51606;top:25218;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" filled="f" stroked="f">
                          <v:textbox inset=".75pt,.75pt,.75pt,.75pt">
                            <w:txbxContent>
                              <w:p w14:paraId="2BDE1BF8" w14:textId="77777777" w:rsidR="004F52FD" w:rsidRDefault="004F52FD">
                                <w:pPr>
                                  <w:spacing w:line="215" w:lineRule="auto"/>
                                  <w:jc w:val="center"/>
                                  <w:textDirection w:val="btLr"/>
                                </w:pPr>
                                <w:r>
                                  <w:rPr>
                                    <w:rFonts w:ascii="Cambria" w:eastAsia="Cambria" w:hAnsi="Cambria" w:cs="Cambria"/>
                                    <w:color w:val="000000"/>
                                    <w:sz w:val="30"/>
                                  </w:rPr>
                                  <w:t>TDD</w:t>
                                </w:r>
                              </w:p>
                            </w:txbxContent>
                          </v:textbox>
                        </v:shape>
                        <v:rect id="Rectángulo 55" o:spid="_x0000_s1084" style="position:absolute;left:51606;top:30815;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" fillcolor="#4f81bd [3204]" strokecolor="white [3201]" strokeweight="2pt">
                          <v:stroke startarrowwidth="narrow" startarrowlength="short" endarrowwidth="narrow" endarrowlength="short" joinstyle="round"/>
                          <v:textbox inset="2.53958mm,2.53958mm,2.53958mm,2.53958mm">
                            <w:txbxContent>
                              <w:p w14:paraId="395973A7" w14:textId="77777777" w:rsidR="004F52FD" w:rsidRDefault="004F52FD">
                                <w:pPr>
                                  <w:spacing w:line="240" w:lineRule="auto"/>
                                  <w:textDirection w:val="btLr"/>
                                </w:pPr>
                              </w:p>
                            </w:txbxContent>
                          </v:textbox>
                        </v:rect>
                        <v:shape id="Cuadro de texto 56" o:spid="_x0000_s1085" type="#_x0000_t202" style="position:absolute;left:51606;top:30815;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" filled="f" stroked="f">
                          <v:textbox inset=".75pt,.75pt,.75pt,.75pt">
                            <w:txbxContent>
                              <w:p w14:paraId="4EB219F0" w14:textId="77777777" w:rsidR="004F52FD" w:rsidRDefault="004F52FD">
                                <w:pPr>
                                  <w:spacing w:line="215" w:lineRule="auto"/>
                                  <w:jc w:val="center"/>
                                  <w:textDirection w:val="btLr"/>
                                </w:pPr>
                                <w:r>
                                  <w:rPr>
                                    <w:rFonts w:ascii="Cambria" w:eastAsia="Cambria" w:hAnsi="Cambria" w:cs="Cambria"/>
                                    <w:color w:val="000000"/>
                                    <w:sz w:val="30"/>
                                  </w:rPr>
                                  <w:t>Codificación</w:t>
                                </w:r>
                              </w:p>
                            </w:txbxContent>
                          </v:textbox>
                        </v:shape>
                        <v:rect id="Rectángulo 57" o:spid="_x0000_s1086" style="position:absolute;left:51606;top:36412;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" fillcolor="#4f81bd [3204]" strokecolor="white [3201]" strokeweight="2pt">
                          <v:stroke startarrowwidth="narrow" startarrowlength="short" endarrowwidth="narrow" endarrowlength="short" joinstyle="round"/>
                          <v:textbox inset="2.53958mm,2.53958mm,2.53958mm,2.53958mm">
                            <w:txbxContent>
                              <w:p w14:paraId="2BF97639" w14:textId="77777777" w:rsidR="004F52FD" w:rsidRDefault="004F52FD">
                                <w:pPr>
                                  <w:spacing w:line="240" w:lineRule="auto"/>
                                  <w:textDirection w:val="btLr"/>
                                </w:pPr>
                              </w:p>
                            </w:txbxContent>
                          </v:textbox>
                        </v:rect>
                        <v:shape id="Cuadro de texto 58" o:spid="_x0000_s1087" type="#_x0000_t202" style="position:absolute;left:51606;top:36412;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" filled="f" stroked="f">
                          <v:textbox inset=".75pt,.75pt,.75pt,.75pt">
                            <w:txbxContent>
                              <w:p w14:paraId="296529F8" w14:textId="77777777" w:rsidR="004F52FD" w:rsidRDefault="004F52FD">
                                <w:pPr>
                                  <w:spacing w:line="215" w:lineRule="auto"/>
                                  <w:jc w:val="center"/>
                                  <w:textDirection w:val="btLr"/>
                                </w:pPr>
                                <w:r>
                                  <w:rPr>
                                    <w:rFonts w:ascii="Cambria" w:eastAsia="Cambria" w:hAnsi="Cambria" w:cs="Cambria"/>
                                    <w:color w:val="000000"/>
                                    <w:sz w:val="30"/>
                                  </w:rPr>
                                  <w:t>Documentación</w:t>
                                </w:r>
                              </w:p>
                            </w:txbxContent>
                          </v:textbox>
                        </v:shape>
                        <v:rect id="Rectángulo 59" o:spid="_x0000_s1088" style="position:absolute;left:33981;top:33614;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" fillcolor="#4f81bd [3204]" strokecolor="white [3201]" strokeweight="2pt">
                          <v:stroke startarrowwidth="narrow" startarrowlength="short" endarrowwidth="narrow" endarrowlength="short" joinstyle="round"/>
                          <v:textbox inset="2.53958mm,2.53958mm,2.53958mm,2.53958mm">
                            <w:txbxContent>
                              <w:p w14:paraId="1ECFCC54" w14:textId="77777777" w:rsidR="004F52FD" w:rsidRDefault="004F52FD">
                                <w:pPr>
                                  <w:spacing w:line="240" w:lineRule="auto"/>
                                  <w:textDirection w:val="btLr"/>
                                </w:pPr>
                              </w:p>
                            </w:txbxContent>
                          </v:textbox>
                        </v:rect>
                        <v:shape id="Cuadro de texto 60" o:spid="_x0000_s1089" type="#_x0000_t202" style="position:absolute;left:33981;top:33614;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" filled="f" stroked="f">
                          <v:textbox inset=".75pt,.75pt,.75pt,.75pt">
                            <w:txbxContent>
                              <w:p w14:paraId="5259B655" w14:textId="77777777" w:rsidR="004F52FD" w:rsidRDefault="004F52FD">
                                <w:pPr>
                                  <w:spacing w:line="215" w:lineRule="auto"/>
                                  <w:jc w:val="center"/>
                                  <w:textDirection w:val="btLr"/>
                                </w:pPr>
                                <w:r>
                                  <w:rPr>
                                    <w:rFonts w:ascii="Cambria" w:eastAsia="Cambria" w:hAnsi="Cambria" w:cs="Cambria"/>
                                    <w:color w:val="000000"/>
                                    <w:sz w:val="30"/>
                                  </w:rPr>
                                  <w:t>Herramientas</w:t>
                                </w:r>
                              </w:p>
                            </w:txbxContent>
                          </v:textbox>
                        </v:shape>
                        <v:rect id="Rectángulo 61" o:spid="_x0000_s1090" style="position:absolute;left:33981;top:39211;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" fillcolor="#4f81bd [3204]" strokecolor="white [3201]" strokeweight="2pt">
                          <v:stroke startarrowwidth="narrow" startarrowlength="short" endarrowwidth="narrow" endarrowlength="short" joinstyle="round"/>
                          <v:textbox inset="2.53958mm,2.53958mm,2.53958mm,2.53958mm">
                            <w:txbxContent>
                              <w:p w14:paraId="47C79F62" w14:textId="77777777" w:rsidR="004F52FD" w:rsidRDefault="004F52FD">
                                <w:pPr>
                                  <w:spacing w:line="240" w:lineRule="auto"/>
                                  <w:textDirection w:val="btLr"/>
                                </w:pPr>
                              </w:p>
                            </w:txbxContent>
                          </v:textbox>
                        </v:rect>
                        <v:shape id="Cuadro de texto 62" o:spid="_x0000_s1091" type="#_x0000_t202" style="position:absolute;left:33981;top:39211;width:14687;height: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" filled="f" stroked="f">
                          <v:textbox inset=".75pt,.75pt,.75pt,.75pt">
                            <w:txbxContent>
                              <w:p w14:paraId="5028699A" w14:textId="77777777" w:rsidR="004F52FD" w:rsidRDefault="004F52FD">
                                <w:pPr>
                                  <w:spacing w:line="215" w:lineRule="auto"/>
                                  <w:jc w:val="center"/>
                                  <w:textDirection w:val="btLr"/>
                                </w:pPr>
                                <w:r>
                                  <w:rPr>
                                    <w:rFonts w:ascii="Cambria" w:eastAsia="Cambria" w:hAnsi="Cambria" w:cs="Cambria"/>
                                    <w:color w:val="000000"/>
                                    <w:sz w:val="30"/>
                                  </w:rPr>
                                  <w:t>Documentación</w:t>
                                </w:r>
                              </w:p>
                            </w:txbxContent>
                          </v:textbox>
                        </v:shape>
                      </v:group>
                      <w10:wrap type="square"/>
                    </v:group>
                  </w:pict>
                </mc:Fallback>
              </mc:AlternateContent>
            </w:r>
          </w:p>
          <w:p w14:paraId="000003ED" w14:textId="77777777" w:rsidR="0095013F" w:rsidRDefault="0095013F">
            <w:pPr>
              <w:jc w:val="center"/>
            </w:pPr>
          </w:p>
          <w:p w14:paraId="000003EE" w14:textId="77777777" w:rsidR="0095013F" w:rsidRDefault="001C5456">
            <w:pPr>
              <w:spacing w:line="276" w:lineRule="auto"/>
              <w:jc w:val="both"/>
            </w:pPr>
            <w:r>
              <w:rPr>
                <w:b/>
              </w:rPr>
              <w:t>Imagen</w:t>
            </w:r>
            <w:r>
              <w:t xml:space="preserve"> 228130_i55</w:t>
            </w:r>
          </w:p>
        </w:tc>
      </w:tr>
    </w:tbl>
    <w:p w14:paraId="000003F0" w14:textId="77777777" w:rsidR="0095013F" w:rsidRDefault="0095013F"/>
    <w:p w14:paraId="000003F1" w14:textId="492412A5" w:rsidR="0095013F" w:rsidRDefault="003E7BD0">
      <w:pPr>
        <w:spacing w:after="120" w:line="240" w:lineRule="auto"/>
        <w:rPr>
          <w:b/>
        </w:rPr>
      </w:pPr>
      <w:r>
        <w:rPr>
          <w:b/>
        </w:rPr>
        <w:lastRenderedPageBreak/>
        <w:t>Actividad didáctica</w:t>
      </w:r>
    </w:p>
    <w:p w14:paraId="000003F2" w14:textId="07EC0FFF" w:rsidR="0095013F" w:rsidRDefault="001C5456">
      <w:r>
        <w:t xml:space="preserve">La actividad didáctica se encuentra en anexos / Actividad </w:t>
      </w:r>
      <w:r w:rsidR="003E7BD0">
        <w:t>didáctica</w:t>
      </w:r>
    </w:p>
    <w:p w14:paraId="000003F3" w14:textId="77777777" w:rsidR="0095013F" w:rsidRDefault="0095013F">
      <w:pPr>
        <w:rPr>
          <w:b/>
        </w:rPr>
      </w:pPr>
    </w:p>
    <w:p w14:paraId="000003F4" w14:textId="062E6B21" w:rsidR="0095013F" w:rsidRDefault="003E7BD0">
      <w:pPr>
        <w:rPr>
          <w:b/>
        </w:rPr>
      </w:pPr>
      <w:r>
        <w:rPr>
          <w:b/>
        </w:rPr>
        <w:t>Material complementario</w:t>
      </w:r>
    </w:p>
    <w:p w14:paraId="000003F5" w14:textId="77777777" w:rsidR="0095013F" w:rsidRDefault="0095013F"/>
    <w:tbl>
      <w:tblPr>
        <w:tblStyle w:val="affff"/>
        <w:tblW w:w="134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4"/>
        <w:gridCol w:w="3382"/>
        <w:gridCol w:w="1425"/>
        <w:gridCol w:w="6799"/>
      </w:tblGrid>
      <w:tr w:rsidR="0095013F" w14:paraId="6BEFB4CC" w14:textId="77777777">
        <w:trPr>
          <w:trHeight w:val="580"/>
        </w:trPr>
        <w:tc>
          <w:tcPr>
            <w:tcW w:w="1814" w:type="dxa"/>
            <w:shd w:val="clear" w:color="auto" w:fill="CFE2F3"/>
            <w:tcMar>
              <w:top w:w="100" w:type="dxa"/>
              <w:left w:w="100" w:type="dxa"/>
              <w:bottom w:w="100" w:type="dxa"/>
              <w:right w:w="100" w:type="dxa"/>
            </w:tcMar>
          </w:tcPr>
          <w:p w14:paraId="000003F6" w14:textId="77777777" w:rsidR="0095013F" w:rsidRDefault="001C5456">
            <w:pPr>
              <w:widowControl w:val="0"/>
              <w:pBdr>
                <w:top w:val="nil"/>
                <w:left w:val="nil"/>
                <w:bottom w:val="nil"/>
                <w:right w:val="nil"/>
                <w:between w:val="nil"/>
              </w:pBdr>
              <w:spacing w:line="240" w:lineRule="auto"/>
            </w:pPr>
            <w:r>
              <w:t>Tipo de recurso</w:t>
            </w:r>
          </w:p>
        </w:tc>
        <w:tc>
          <w:tcPr>
            <w:tcW w:w="11606" w:type="dxa"/>
            <w:gridSpan w:val="3"/>
            <w:shd w:val="clear" w:color="auto" w:fill="CFE2F3"/>
            <w:tcMar>
              <w:top w:w="100" w:type="dxa"/>
              <w:left w:w="100" w:type="dxa"/>
              <w:bottom w:w="100" w:type="dxa"/>
              <w:right w:w="100" w:type="dxa"/>
            </w:tcMar>
          </w:tcPr>
          <w:p w14:paraId="000003F7" w14:textId="77777777" w:rsidR="0095013F" w:rsidRDefault="001C5456">
            <w:pPr>
              <w:pStyle w:val="Ttulo"/>
              <w:widowControl w:val="0"/>
              <w:spacing w:line="240" w:lineRule="auto"/>
              <w:jc w:val="center"/>
              <w:rPr>
                <w:sz w:val="22"/>
                <w:szCs w:val="22"/>
              </w:rPr>
            </w:pPr>
            <w:bookmarkStart w:id="55" w:name="_heading=h.3rdcrjn" w:colFirst="0" w:colLast="0"/>
            <w:bookmarkEnd w:id="55"/>
            <w:r>
              <w:rPr>
                <w:sz w:val="22"/>
                <w:szCs w:val="22"/>
              </w:rPr>
              <w:t>Material complementario</w:t>
            </w:r>
          </w:p>
        </w:tc>
      </w:tr>
      <w:tr w:rsidR="0095013F" w14:paraId="65F7E3A7" w14:textId="77777777">
        <w:tc>
          <w:tcPr>
            <w:tcW w:w="1814" w:type="dxa"/>
            <w:shd w:val="clear" w:color="auto" w:fill="auto"/>
            <w:tcMar>
              <w:top w:w="100" w:type="dxa"/>
              <w:left w:w="100" w:type="dxa"/>
              <w:bottom w:w="100" w:type="dxa"/>
              <w:right w:w="100" w:type="dxa"/>
            </w:tcMar>
          </w:tcPr>
          <w:p w14:paraId="000003FA" w14:textId="77777777" w:rsidR="0095013F" w:rsidRDefault="001C5456">
            <w:pPr>
              <w:widowControl w:val="0"/>
              <w:pBdr>
                <w:top w:val="nil"/>
                <w:left w:val="nil"/>
                <w:bottom w:val="nil"/>
                <w:right w:val="nil"/>
                <w:between w:val="nil"/>
              </w:pBdr>
              <w:spacing w:line="240" w:lineRule="auto"/>
              <w:jc w:val="center"/>
            </w:pPr>
            <w:r>
              <w:t>Tema</w:t>
            </w:r>
          </w:p>
        </w:tc>
        <w:tc>
          <w:tcPr>
            <w:tcW w:w="3382" w:type="dxa"/>
            <w:shd w:val="clear" w:color="auto" w:fill="auto"/>
            <w:tcMar>
              <w:top w:w="100" w:type="dxa"/>
              <w:left w:w="100" w:type="dxa"/>
              <w:bottom w:w="100" w:type="dxa"/>
              <w:right w:w="100" w:type="dxa"/>
            </w:tcMar>
          </w:tcPr>
          <w:p w14:paraId="000003FB" w14:textId="77777777" w:rsidR="0095013F" w:rsidRDefault="001C5456">
            <w:pPr>
              <w:widowControl w:val="0"/>
              <w:pBdr>
                <w:top w:val="nil"/>
                <w:left w:val="nil"/>
                <w:bottom w:val="nil"/>
                <w:right w:val="nil"/>
                <w:between w:val="nil"/>
              </w:pBdr>
              <w:spacing w:line="240" w:lineRule="auto"/>
              <w:jc w:val="center"/>
            </w:pPr>
            <w:r>
              <w:t>Referencia APA del material</w:t>
            </w:r>
          </w:p>
        </w:tc>
        <w:tc>
          <w:tcPr>
            <w:tcW w:w="1425" w:type="dxa"/>
            <w:shd w:val="clear" w:color="auto" w:fill="auto"/>
            <w:tcMar>
              <w:top w:w="100" w:type="dxa"/>
              <w:left w:w="100" w:type="dxa"/>
              <w:bottom w:w="100" w:type="dxa"/>
              <w:right w:w="100" w:type="dxa"/>
            </w:tcMar>
          </w:tcPr>
          <w:p w14:paraId="000003FC" w14:textId="77777777" w:rsidR="0095013F" w:rsidRDefault="001C5456">
            <w:pPr>
              <w:widowControl w:val="0"/>
              <w:pBdr>
                <w:top w:val="nil"/>
                <w:left w:val="nil"/>
                <w:bottom w:val="nil"/>
                <w:right w:val="nil"/>
                <w:between w:val="nil"/>
              </w:pBdr>
              <w:spacing w:line="240" w:lineRule="auto"/>
              <w:jc w:val="center"/>
            </w:pPr>
            <w:r>
              <w:t>tipo</w:t>
            </w:r>
          </w:p>
        </w:tc>
        <w:tc>
          <w:tcPr>
            <w:tcW w:w="6799" w:type="dxa"/>
            <w:shd w:val="clear" w:color="auto" w:fill="auto"/>
            <w:tcMar>
              <w:top w:w="100" w:type="dxa"/>
              <w:left w:w="100" w:type="dxa"/>
              <w:bottom w:w="100" w:type="dxa"/>
              <w:right w:w="100" w:type="dxa"/>
            </w:tcMar>
          </w:tcPr>
          <w:p w14:paraId="000003FD" w14:textId="77777777" w:rsidR="0095013F" w:rsidRDefault="001C5456">
            <w:pPr>
              <w:widowControl w:val="0"/>
              <w:pBdr>
                <w:top w:val="nil"/>
                <w:left w:val="nil"/>
                <w:bottom w:val="nil"/>
                <w:right w:val="nil"/>
                <w:between w:val="nil"/>
              </w:pBdr>
              <w:spacing w:line="240" w:lineRule="auto"/>
              <w:jc w:val="center"/>
            </w:pPr>
            <w:r>
              <w:t>Enlace</w:t>
            </w:r>
          </w:p>
        </w:tc>
      </w:tr>
      <w:tr w:rsidR="0095013F" w14:paraId="71E56D15" w14:textId="77777777">
        <w:tc>
          <w:tcPr>
            <w:tcW w:w="1814" w:type="dxa"/>
            <w:shd w:val="clear" w:color="auto" w:fill="auto"/>
            <w:tcMar>
              <w:top w:w="100" w:type="dxa"/>
              <w:left w:w="100" w:type="dxa"/>
              <w:bottom w:w="100" w:type="dxa"/>
              <w:right w:w="100" w:type="dxa"/>
            </w:tcMar>
          </w:tcPr>
          <w:p w14:paraId="000003FE" w14:textId="77777777" w:rsidR="0095013F" w:rsidRDefault="001C5456">
            <w:pPr>
              <w:widowControl w:val="0"/>
              <w:pBdr>
                <w:top w:val="nil"/>
                <w:left w:val="nil"/>
                <w:bottom w:val="nil"/>
                <w:right w:val="nil"/>
                <w:between w:val="nil"/>
              </w:pBdr>
              <w:spacing w:line="240" w:lineRule="auto"/>
              <w:rPr>
                <w:color w:val="B7B7B7"/>
              </w:rPr>
            </w:pPr>
            <w:r>
              <w:t>Casos de Prueba</w:t>
            </w:r>
          </w:p>
        </w:tc>
        <w:tc>
          <w:tcPr>
            <w:tcW w:w="3382" w:type="dxa"/>
            <w:shd w:val="clear" w:color="auto" w:fill="auto"/>
            <w:tcMar>
              <w:top w:w="100" w:type="dxa"/>
              <w:left w:w="100" w:type="dxa"/>
              <w:bottom w:w="100" w:type="dxa"/>
              <w:right w:w="100" w:type="dxa"/>
            </w:tcMar>
          </w:tcPr>
          <w:p w14:paraId="000003FF" w14:textId="020C6B34" w:rsidR="0095013F" w:rsidRDefault="001C5456">
            <w:pPr>
              <w:widowControl w:val="0"/>
              <w:pBdr>
                <w:top w:val="nil"/>
                <w:left w:val="nil"/>
                <w:bottom w:val="nil"/>
                <w:right w:val="nil"/>
                <w:between w:val="nil"/>
              </w:pBdr>
              <w:spacing w:line="240" w:lineRule="auto"/>
              <w:rPr>
                <w:color w:val="B7B7B7"/>
              </w:rPr>
            </w:pPr>
            <w:r>
              <w:t>Gómez, J. (</w:t>
            </w:r>
            <w:r w:rsidR="003E7BD0">
              <w:t>2020</w:t>
            </w:r>
            <w:r>
              <w:t xml:space="preserve">). </w:t>
            </w:r>
            <w:r w:rsidR="003E7BD0" w:rsidRPr="00612C6D">
              <w:rPr>
                <w:i/>
              </w:rPr>
              <w:t>C</w:t>
            </w:r>
            <w:r w:rsidR="003E7BD0">
              <w:rPr>
                <w:i/>
              </w:rPr>
              <w:t>ó</w:t>
            </w:r>
            <w:r w:rsidR="003E7BD0" w:rsidRPr="00612C6D">
              <w:rPr>
                <w:i/>
              </w:rPr>
              <w:t xml:space="preserve">mo </w:t>
            </w:r>
            <w:r w:rsidRPr="00612C6D">
              <w:rPr>
                <w:i/>
              </w:rPr>
              <w:t>diseñar y mantener casos de prueba</w:t>
            </w:r>
            <w:r w:rsidR="003E7BD0">
              <w:rPr>
                <w:i/>
              </w:rPr>
              <w:t xml:space="preserve">. </w:t>
            </w:r>
            <w:r w:rsidR="003E7BD0">
              <w:t xml:space="preserve">video]. </w:t>
            </w:r>
            <w:proofErr w:type="spellStart"/>
            <w:r w:rsidR="003E7BD0">
              <w:t>Youtube</w:t>
            </w:r>
            <w:proofErr w:type="spellEnd"/>
            <w:r w:rsidR="003E7BD0">
              <w:t>.</w:t>
            </w:r>
          </w:p>
        </w:tc>
        <w:tc>
          <w:tcPr>
            <w:tcW w:w="1425" w:type="dxa"/>
            <w:shd w:val="clear" w:color="auto" w:fill="auto"/>
            <w:tcMar>
              <w:top w:w="100" w:type="dxa"/>
              <w:left w:w="100" w:type="dxa"/>
              <w:bottom w:w="100" w:type="dxa"/>
              <w:right w:w="100" w:type="dxa"/>
            </w:tcMar>
          </w:tcPr>
          <w:p w14:paraId="00000400" w14:textId="77777777" w:rsidR="0095013F" w:rsidRDefault="001C5456">
            <w:pPr>
              <w:widowControl w:val="0"/>
              <w:pBdr>
                <w:top w:val="nil"/>
                <w:left w:val="nil"/>
                <w:bottom w:val="nil"/>
                <w:right w:val="nil"/>
                <w:between w:val="nil"/>
              </w:pBdr>
              <w:spacing w:line="240" w:lineRule="auto"/>
            </w:pPr>
            <w:r>
              <w:t>Vídeo</w:t>
            </w:r>
          </w:p>
        </w:tc>
        <w:tc>
          <w:tcPr>
            <w:tcW w:w="6799" w:type="dxa"/>
            <w:shd w:val="clear" w:color="auto" w:fill="auto"/>
            <w:tcMar>
              <w:top w:w="100" w:type="dxa"/>
              <w:left w:w="100" w:type="dxa"/>
              <w:bottom w:w="100" w:type="dxa"/>
              <w:right w:w="100" w:type="dxa"/>
            </w:tcMar>
          </w:tcPr>
          <w:p w14:paraId="00000401" w14:textId="77777777" w:rsidR="0095013F" w:rsidRDefault="00000000">
            <w:pPr>
              <w:widowControl w:val="0"/>
              <w:pBdr>
                <w:top w:val="nil"/>
                <w:left w:val="nil"/>
                <w:bottom w:val="nil"/>
                <w:right w:val="nil"/>
                <w:between w:val="nil"/>
              </w:pBdr>
              <w:spacing w:line="240" w:lineRule="auto"/>
            </w:pPr>
            <w:hyperlink r:id="rId110">
              <w:r w:rsidR="001C5456">
                <w:rPr>
                  <w:color w:val="0000FF"/>
                  <w:u w:val="single"/>
                </w:rPr>
                <w:t>https://www.youtube.com/watch?v=ZEqwbR1YyJU</w:t>
              </w:r>
            </w:hyperlink>
            <w:r w:rsidR="001C5456">
              <w:t xml:space="preserve"> </w:t>
            </w:r>
          </w:p>
        </w:tc>
      </w:tr>
      <w:tr w:rsidR="0095013F" w14:paraId="0996C2A8" w14:textId="77777777">
        <w:tc>
          <w:tcPr>
            <w:tcW w:w="1814" w:type="dxa"/>
            <w:shd w:val="clear" w:color="auto" w:fill="auto"/>
            <w:tcMar>
              <w:top w:w="100" w:type="dxa"/>
              <w:left w:w="100" w:type="dxa"/>
              <w:bottom w:w="100" w:type="dxa"/>
              <w:right w:w="100" w:type="dxa"/>
            </w:tcMar>
          </w:tcPr>
          <w:p w14:paraId="00000402" w14:textId="77777777" w:rsidR="0095013F" w:rsidRDefault="001C5456">
            <w:pPr>
              <w:widowControl w:val="0"/>
              <w:spacing w:line="240" w:lineRule="auto"/>
              <w:rPr>
                <w:color w:val="B7B7B7"/>
              </w:rPr>
            </w:pPr>
            <w:r>
              <w:t>Construcción de un test</w:t>
            </w:r>
          </w:p>
        </w:tc>
        <w:tc>
          <w:tcPr>
            <w:tcW w:w="3382" w:type="dxa"/>
            <w:shd w:val="clear" w:color="auto" w:fill="auto"/>
            <w:tcMar>
              <w:top w:w="100" w:type="dxa"/>
              <w:left w:w="100" w:type="dxa"/>
              <w:bottom w:w="100" w:type="dxa"/>
              <w:right w:w="100" w:type="dxa"/>
            </w:tcMar>
          </w:tcPr>
          <w:p w14:paraId="00000403" w14:textId="439F9C56" w:rsidR="0095013F" w:rsidRDefault="001C5456">
            <w:pPr>
              <w:widowControl w:val="0"/>
              <w:spacing w:line="240" w:lineRule="auto"/>
              <w:rPr>
                <w:color w:val="B7B7B7"/>
              </w:rPr>
            </w:pPr>
            <w:r>
              <w:t>Muñiz, J., &amp; Fonseca, E. (2019). Diez pasos para la construcción de un test</w:t>
            </w:r>
            <w:r w:rsidR="006A7840">
              <w:t xml:space="preserve">. </w:t>
            </w:r>
            <w:proofErr w:type="spellStart"/>
            <w:r w:rsidR="006A7840" w:rsidRPr="00C240E0">
              <w:rPr>
                <w:i/>
                <w:iCs/>
              </w:rPr>
              <w:t>Psicothema</w:t>
            </w:r>
            <w:proofErr w:type="spellEnd"/>
            <w:r w:rsidR="006A7840">
              <w:t>, 31(1), p. 7-16.</w:t>
            </w:r>
          </w:p>
        </w:tc>
        <w:tc>
          <w:tcPr>
            <w:tcW w:w="1425" w:type="dxa"/>
            <w:shd w:val="clear" w:color="auto" w:fill="auto"/>
            <w:tcMar>
              <w:top w:w="100" w:type="dxa"/>
              <w:left w:w="100" w:type="dxa"/>
              <w:bottom w:w="100" w:type="dxa"/>
              <w:right w:w="100" w:type="dxa"/>
            </w:tcMar>
          </w:tcPr>
          <w:p w14:paraId="00000404" w14:textId="77777777" w:rsidR="0095013F" w:rsidRDefault="001C5456">
            <w:pPr>
              <w:widowControl w:val="0"/>
              <w:spacing w:line="240" w:lineRule="auto"/>
            </w:pPr>
            <w:r>
              <w:t>Artículo</w:t>
            </w:r>
          </w:p>
        </w:tc>
        <w:tc>
          <w:tcPr>
            <w:tcW w:w="6799" w:type="dxa"/>
            <w:shd w:val="clear" w:color="auto" w:fill="auto"/>
            <w:tcMar>
              <w:top w:w="100" w:type="dxa"/>
              <w:left w:w="100" w:type="dxa"/>
              <w:bottom w:w="100" w:type="dxa"/>
              <w:right w:w="100" w:type="dxa"/>
            </w:tcMar>
          </w:tcPr>
          <w:p w14:paraId="00000405" w14:textId="77777777" w:rsidR="0095013F" w:rsidRDefault="00000000">
            <w:pPr>
              <w:widowControl w:val="0"/>
              <w:spacing w:line="240" w:lineRule="auto"/>
            </w:pPr>
            <w:hyperlink r:id="rId111">
              <w:r w:rsidR="001C5456">
                <w:rPr>
                  <w:color w:val="1155CC"/>
                  <w:u w:val="single"/>
                </w:rPr>
                <w:t>https://investigacion.unirioja.es/documentos/5c55196234ada657a18c95dd</w:t>
              </w:r>
            </w:hyperlink>
            <w:r w:rsidR="001C5456">
              <w:t xml:space="preserve"> </w:t>
            </w:r>
          </w:p>
        </w:tc>
      </w:tr>
      <w:tr w:rsidR="0095013F" w14:paraId="77B65C9A" w14:textId="77777777">
        <w:tc>
          <w:tcPr>
            <w:tcW w:w="1814" w:type="dxa"/>
            <w:shd w:val="clear" w:color="auto" w:fill="auto"/>
            <w:tcMar>
              <w:top w:w="100" w:type="dxa"/>
              <w:left w:w="100" w:type="dxa"/>
              <w:bottom w:w="100" w:type="dxa"/>
              <w:right w:w="100" w:type="dxa"/>
            </w:tcMar>
          </w:tcPr>
          <w:p w14:paraId="00000406" w14:textId="77777777" w:rsidR="0095013F" w:rsidRDefault="001C5456">
            <w:pPr>
              <w:widowControl w:val="0"/>
              <w:spacing w:line="240" w:lineRule="auto"/>
              <w:rPr>
                <w:color w:val="B7B7B7"/>
              </w:rPr>
            </w:pPr>
            <w:r>
              <w:t>Pruebas de Validación</w:t>
            </w:r>
          </w:p>
        </w:tc>
        <w:tc>
          <w:tcPr>
            <w:tcW w:w="3382" w:type="dxa"/>
            <w:shd w:val="clear" w:color="auto" w:fill="auto"/>
            <w:tcMar>
              <w:top w:w="100" w:type="dxa"/>
              <w:left w:w="100" w:type="dxa"/>
              <w:bottom w:w="100" w:type="dxa"/>
              <w:right w:w="100" w:type="dxa"/>
            </w:tcMar>
          </w:tcPr>
          <w:p w14:paraId="00000407" w14:textId="032E5FF7" w:rsidR="0095013F" w:rsidRDefault="001C5456">
            <w:pPr>
              <w:widowControl w:val="0"/>
              <w:spacing w:line="240" w:lineRule="auto"/>
              <w:rPr>
                <w:color w:val="B7B7B7"/>
              </w:rPr>
            </w:pPr>
            <w:r>
              <w:t xml:space="preserve">SENA. (2021). </w:t>
            </w:r>
            <w:r w:rsidRPr="00612C6D">
              <w:rPr>
                <w:i/>
              </w:rPr>
              <w:t>Pruebas de validación de bases de datos: introducción</w:t>
            </w:r>
            <w:r w:rsidR="006A7840">
              <w:rPr>
                <w:i/>
              </w:rPr>
              <w:t xml:space="preserve">. </w:t>
            </w:r>
            <w:r w:rsidR="006A7840">
              <w:t xml:space="preserve">[video]. </w:t>
            </w:r>
            <w:proofErr w:type="spellStart"/>
            <w:r w:rsidR="006A7840">
              <w:t>Youtube</w:t>
            </w:r>
            <w:proofErr w:type="spellEnd"/>
          </w:p>
        </w:tc>
        <w:tc>
          <w:tcPr>
            <w:tcW w:w="1425" w:type="dxa"/>
            <w:shd w:val="clear" w:color="auto" w:fill="auto"/>
            <w:tcMar>
              <w:top w:w="100" w:type="dxa"/>
              <w:left w:w="100" w:type="dxa"/>
              <w:bottom w:w="100" w:type="dxa"/>
              <w:right w:w="100" w:type="dxa"/>
            </w:tcMar>
          </w:tcPr>
          <w:p w14:paraId="00000408" w14:textId="77777777" w:rsidR="0095013F" w:rsidRDefault="001C5456">
            <w:pPr>
              <w:widowControl w:val="0"/>
              <w:spacing w:line="240" w:lineRule="auto"/>
            </w:pPr>
            <w:r>
              <w:t>vídeo</w:t>
            </w:r>
          </w:p>
        </w:tc>
        <w:tc>
          <w:tcPr>
            <w:tcW w:w="6799" w:type="dxa"/>
            <w:shd w:val="clear" w:color="auto" w:fill="auto"/>
            <w:tcMar>
              <w:top w:w="100" w:type="dxa"/>
              <w:left w:w="100" w:type="dxa"/>
              <w:bottom w:w="100" w:type="dxa"/>
              <w:right w:w="100" w:type="dxa"/>
            </w:tcMar>
          </w:tcPr>
          <w:p w14:paraId="00000409" w14:textId="77777777" w:rsidR="0095013F" w:rsidRDefault="00000000">
            <w:pPr>
              <w:widowControl w:val="0"/>
              <w:spacing w:line="240" w:lineRule="auto"/>
            </w:pPr>
            <w:hyperlink r:id="rId112">
              <w:r w:rsidR="001C5456">
                <w:rPr>
                  <w:color w:val="0000FF"/>
                  <w:u w:val="single"/>
                </w:rPr>
                <w:t>https://www.youtube.com/watch?v=U3RWZi2CwQo</w:t>
              </w:r>
            </w:hyperlink>
            <w:r w:rsidR="001C5456">
              <w:t xml:space="preserve"> </w:t>
            </w:r>
          </w:p>
        </w:tc>
      </w:tr>
      <w:tr w:rsidR="0095013F" w14:paraId="2A0B7B47" w14:textId="77777777">
        <w:tc>
          <w:tcPr>
            <w:tcW w:w="1814" w:type="dxa"/>
            <w:shd w:val="clear" w:color="auto" w:fill="auto"/>
            <w:tcMar>
              <w:top w:w="100" w:type="dxa"/>
              <w:left w:w="100" w:type="dxa"/>
              <w:bottom w:w="100" w:type="dxa"/>
              <w:right w:w="100" w:type="dxa"/>
            </w:tcMar>
          </w:tcPr>
          <w:p w14:paraId="0000040A" w14:textId="77777777" w:rsidR="0095013F" w:rsidRDefault="001C5456">
            <w:pPr>
              <w:widowControl w:val="0"/>
              <w:spacing w:line="240" w:lineRule="auto"/>
              <w:rPr>
                <w:color w:val="B7B7B7"/>
              </w:rPr>
            </w:pPr>
            <w:r>
              <w:rPr>
                <w:color w:val="000000"/>
              </w:rPr>
              <w:t>Pruebas de carga</w:t>
            </w:r>
          </w:p>
        </w:tc>
        <w:tc>
          <w:tcPr>
            <w:tcW w:w="3382" w:type="dxa"/>
            <w:shd w:val="clear" w:color="auto" w:fill="auto"/>
            <w:tcMar>
              <w:top w:w="100" w:type="dxa"/>
              <w:left w:w="100" w:type="dxa"/>
              <w:bottom w:w="100" w:type="dxa"/>
              <w:right w:w="100" w:type="dxa"/>
            </w:tcMar>
          </w:tcPr>
          <w:p w14:paraId="0000040B" w14:textId="31794B16" w:rsidR="0095013F" w:rsidRDefault="006A7840">
            <w:pPr>
              <w:widowControl w:val="0"/>
              <w:spacing w:line="240" w:lineRule="auto"/>
              <w:rPr>
                <w:color w:val="B7B7B7"/>
              </w:rPr>
            </w:pPr>
            <w:r>
              <w:rPr>
                <w:color w:val="000000"/>
              </w:rPr>
              <w:t>Garrido</w:t>
            </w:r>
            <w:r w:rsidR="001C5456">
              <w:rPr>
                <w:color w:val="000000"/>
              </w:rPr>
              <w:t xml:space="preserve">, A., Borja, Y., &amp; Gutiérrez, G. (2021). Rendimiento de </w:t>
            </w:r>
            <w:proofErr w:type="spellStart"/>
            <w:r w:rsidR="001C5456">
              <w:rPr>
                <w:color w:val="000000"/>
              </w:rPr>
              <w:t>MariaDB</w:t>
            </w:r>
            <w:proofErr w:type="spellEnd"/>
            <w:r w:rsidR="001C5456">
              <w:rPr>
                <w:color w:val="000000"/>
              </w:rPr>
              <w:t xml:space="preserve"> y PostgreSQL.</w:t>
            </w:r>
            <w:r>
              <w:rPr>
                <w:color w:val="000000"/>
              </w:rPr>
              <w:t xml:space="preserve"> </w:t>
            </w:r>
            <w:r w:rsidRPr="00C240E0">
              <w:rPr>
                <w:i/>
                <w:iCs/>
                <w:color w:val="000000"/>
              </w:rPr>
              <w:t>Revista Científica y Tecnológica UPSE</w:t>
            </w:r>
            <w:r>
              <w:rPr>
                <w:color w:val="000000"/>
              </w:rPr>
              <w:t>, 7(2), p. 9-16.</w:t>
            </w:r>
          </w:p>
        </w:tc>
        <w:tc>
          <w:tcPr>
            <w:tcW w:w="1425" w:type="dxa"/>
            <w:shd w:val="clear" w:color="auto" w:fill="auto"/>
            <w:tcMar>
              <w:top w:w="100" w:type="dxa"/>
              <w:left w:w="100" w:type="dxa"/>
              <w:bottom w:w="100" w:type="dxa"/>
              <w:right w:w="100" w:type="dxa"/>
            </w:tcMar>
          </w:tcPr>
          <w:p w14:paraId="0000040C" w14:textId="77777777" w:rsidR="0095013F" w:rsidRDefault="001C5456">
            <w:pPr>
              <w:widowControl w:val="0"/>
              <w:spacing w:line="240" w:lineRule="auto"/>
            </w:pPr>
            <w:r>
              <w:rPr>
                <w:color w:val="000000"/>
              </w:rPr>
              <w:t xml:space="preserve">Artículo </w:t>
            </w:r>
          </w:p>
        </w:tc>
        <w:tc>
          <w:tcPr>
            <w:tcW w:w="6799" w:type="dxa"/>
            <w:shd w:val="clear" w:color="auto" w:fill="auto"/>
            <w:tcMar>
              <w:top w:w="100" w:type="dxa"/>
              <w:left w:w="100" w:type="dxa"/>
              <w:bottom w:w="100" w:type="dxa"/>
              <w:right w:w="100" w:type="dxa"/>
            </w:tcMar>
          </w:tcPr>
          <w:p w14:paraId="0000040D" w14:textId="77777777" w:rsidR="0095013F" w:rsidRDefault="00000000">
            <w:pPr>
              <w:widowControl w:val="0"/>
              <w:spacing w:line="240" w:lineRule="auto"/>
            </w:pPr>
            <w:hyperlink r:id="rId113">
              <w:r w:rsidR="001C5456">
                <w:rPr>
                  <w:color w:val="0000FF"/>
                  <w:u w:val="single"/>
                </w:rPr>
                <w:t>https://repositorio.upse.edu.ec/handle/46000/7315</w:t>
              </w:r>
            </w:hyperlink>
            <w:r w:rsidR="001C5456">
              <w:rPr>
                <w:color w:val="000000"/>
              </w:rPr>
              <w:t xml:space="preserve"> </w:t>
            </w:r>
          </w:p>
        </w:tc>
      </w:tr>
    </w:tbl>
    <w:p w14:paraId="0000040E" w14:textId="77777777" w:rsidR="0095013F" w:rsidRDefault="0095013F"/>
    <w:p w14:paraId="0000040F" w14:textId="15425062" w:rsidR="0095013F" w:rsidRDefault="006A7840">
      <w:pPr>
        <w:rPr>
          <w:b/>
        </w:rPr>
      </w:pPr>
      <w:bookmarkStart w:id="56" w:name="_heading=h.26in1rg" w:colFirst="0" w:colLast="0"/>
      <w:bookmarkEnd w:id="56"/>
      <w:r>
        <w:rPr>
          <w:b/>
        </w:rPr>
        <w:lastRenderedPageBreak/>
        <w:t>Glosario</w:t>
      </w:r>
    </w:p>
    <w:p w14:paraId="00000410" w14:textId="77777777" w:rsidR="0095013F" w:rsidRDefault="0095013F"/>
    <w:tbl>
      <w:tblPr>
        <w:tblStyle w:val="affff0"/>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95013F" w14:paraId="15852C09" w14:textId="77777777">
        <w:trPr>
          <w:trHeight w:val="657"/>
        </w:trPr>
        <w:tc>
          <w:tcPr>
            <w:tcW w:w="1655" w:type="dxa"/>
            <w:shd w:val="clear" w:color="auto" w:fill="C9DAF8"/>
            <w:tcMar>
              <w:top w:w="100" w:type="dxa"/>
              <w:left w:w="100" w:type="dxa"/>
              <w:bottom w:w="100" w:type="dxa"/>
              <w:right w:w="100" w:type="dxa"/>
            </w:tcMar>
          </w:tcPr>
          <w:p w14:paraId="00000411" w14:textId="77777777" w:rsidR="0095013F" w:rsidRDefault="001C5456">
            <w:pPr>
              <w:widowControl w:val="0"/>
              <w:pBdr>
                <w:top w:val="nil"/>
                <w:left w:val="nil"/>
                <w:bottom w:val="nil"/>
                <w:right w:val="nil"/>
                <w:between w:val="nil"/>
              </w:pBdr>
              <w:spacing w:line="240" w:lineRule="auto"/>
              <w:rPr>
                <w:b/>
              </w:rPr>
            </w:pPr>
            <w:r>
              <w:rPr>
                <w:b/>
              </w:rPr>
              <w:t>Tipo de recurso</w:t>
            </w:r>
          </w:p>
        </w:tc>
        <w:tc>
          <w:tcPr>
            <w:tcW w:w="11757" w:type="dxa"/>
            <w:shd w:val="clear" w:color="auto" w:fill="C9DAF8"/>
            <w:tcMar>
              <w:top w:w="100" w:type="dxa"/>
              <w:left w:w="100" w:type="dxa"/>
              <w:bottom w:w="100" w:type="dxa"/>
              <w:right w:w="100" w:type="dxa"/>
            </w:tcMar>
          </w:tcPr>
          <w:p w14:paraId="00000412" w14:textId="77777777" w:rsidR="0095013F" w:rsidRDefault="001C5456">
            <w:pPr>
              <w:pStyle w:val="Ttulo"/>
              <w:jc w:val="center"/>
              <w:rPr>
                <w:sz w:val="22"/>
                <w:szCs w:val="22"/>
              </w:rPr>
            </w:pPr>
            <w:bookmarkStart w:id="57" w:name="_heading=h.lnxbz9" w:colFirst="0" w:colLast="0"/>
            <w:bookmarkEnd w:id="57"/>
            <w:r>
              <w:rPr>
                <w:sz w:val="22"/>
                <w:szCs w:val="22"/>
              </w:rPr>
              <w:t>Glosario</w:t>
            </w:r>
          </w:p>
        </w:tc>
      </w:tr>
      <w:tr w:rsidR="0095013F" w14:paraId="30F7158F" w14:textId="77777777">
        <w:tc>
          <w:tcPr>
            <w:tcW w:w="1655" w:type="dxa"/>
            <w:shd w:val="clear" w:color="auto" w:fill="auto"/>
            <w:tcMar>
              <w:top w:w="100" w:type="dxa"/>
              <w:left w:w="100" w:type="dxa"/>
              <w:bottom w:w="100" w:type="dxa"/>
              <w:right w:w="100" w:type="dxa"/>
            </w:tcMar>
          </w:tcPr>
          <w:p w14:paraId="00000413" w14:textId="2C126B5C" w:rsidR="0095013F" w:rsidRDefault="001C5456">
            <w:pPr>
              <w:widowControl w:val="0"/>
              <w:pBdr>
                <w:top w:val="nil"/>
                <w:left w:val="nil"/>
                <w:bottom w:val="nil"/>
                <w:right w:val="nil"/>
                <w:between w:val="nil"/>
              </w:pBdr>
              <w:spacing w:line="240" w:lineRule="auto"/>
            </w:pPr>
            <w:r>
              <w:t xml:space="preserve">Caso de </w:t>
            </w:r>
            <w:r w:rsidR="006A7840">
              <w:t>p</w:t>
            </w:r>
            <w:r>
              <w:t>rueba:</w:t>
            </w:r>
          </w:p>
        </w:tc>
        <w:tc>
          <w:tcPr>
            <w:tcW w:w="11757" w:type="dxa"/>
            <w:shd w:val="clear" w:color="auto" w:fill="auto"/>
            <w:tcMar>
              <w:top w:w="100" w:type="dxa"/>
              <w:left w:w="100" w:type="dxa"/>
              <w:bottom w:w="100" w:type="dxa"/>
              <w:right w:w="100" w:type="dxa"/>
            </w:tcMar>
          </w:tcPr>
          <w:p w14:paraId="00000414" w14:textId="1EF90015" w:rsidR="0095013F" w:rsidRDefault="001C5456">
            <w:pPr>
              <w:widowControl w:val="0"/>
              <w:pBdr>
                <w:top w:val="nil"/>
                <w:left w:val="nil"/>
                <w:bottom w:val="nil"/>
                <w:right w:val="nil"/>
                <w:between w:val="nil"/>
              </w:pBdr>
              <w:spacing w:line="240" w:lineRule="auto"/>
              <w:jc w:val="both"/>
              <w:rPr>
                <w:color w:val="000000"/>
              </w:rPr>
            </w:pPr>
            <w:r>
              <w:rPr>
                <w:color w:val="000000"/>
              </w:rPr>
              <w:t xml:space="preserve">es una serie de acciones de codificación que los programadores ejecutan para verificar diferentes funciones del </w:t>
            </w:r>
            <w:r w:rsidR="002C1226" w:rsidRPr="002C1226">
              <w:rPr>
                <w:i/>
                <w:iCs/>
                <w:color w:val="000000"/>
              </w:rPr>
              <w:t>software</w:t>
            </w:r>
            <w:r w:rsidR="006A7840">
              <w:rPr>
                <w:color w:val="000000"/>
              </w:rPr>
              <w:t>.</w:t>
            </w:r>
          </w:p>
        </w:tc>
      </w:tr>
      <w:tr w:rsidR="0095013F" w14:paraId="1202E2F2" w14:textId="77777777">
        <w:tc>
          <w:tcPr>
            <w:tcW w:w="1655" w:type="dxa"/>
            <w:shd w:val="clear" w:color="auto" w:fill="auto"/>
            <w:tcMar>
              <w:top w:w="100" w:type="dxa"/>
              <w:left w:w="100" w:type="dxa"/>
              <w:bottom w:w="100" w:type="dxa"/>
              <w:right w:w="100" w:type="dxa"/>
            </w:tcMar>
          </w:tcPr>
          <w:p w14:paraId="00000415" w14:textId="77777777" w:rsidR="0095013F" w:rsidRDefault="001C5456">
            <w:pPr>
              <w:widowControl w:val="0"/>
              <w:pBdr>
                <w:top w:val="nil"/>
                <w:left w:val="nil"/>
                <w:bottom w:val="nil"/>
                <w:right w:val="nil"/>
                <w:between w:val="nil"/>
              </w:pBdr>
              <w:spacing w:line="240" w:lineRule="auto"/>
            </w:pPr>
            <w:r>
              <w:t>Entorno:</w:t>
            </w:r>
          </w:p>
        </w:tc>
        <w:tc>
          <w:tcPr>
            <w:tcW w:w="11757" w:type="dxa"/>
            <w:shd w:val="clear" w:color="auto" w:fill="auto"/>
            <w:tcMar>
              <w:top w:w="100" w:type="dxa"/>
              <w:left w:w="100" w:type="dxa"/>
              <w:bottom w:w="100" w:type="dxa"/>
              <w:right w:w="100" w:type="dxa"/>
            </w:tcMar>
          </w:tcPr>
          <w:p w14:paraId="00000416" w14:textId="58A87823" w:rsidR="0095013F" w:rsidRDefault="001C5456">
            <w:pPr>
              <w:widowControl w:val="0"/>
              <w:pBdr>
                <w:top w:val="nil"/>
                <w:left w:val="nil"/>
                <w:bottom w:val="nil"/>
                <w:right w:val="nil"/>
                <w:between w:val="nil"/>
              </w:pBdr>
              <w:spacing w:line="240" w:lineRule="auto"/>
              <w:jc w:val="both"/>
              <w:rPr>
                <w:color w:val="000000"/>
              </w:rPr>
            </w:pPr>
            <w:r>
              <w:rPr>
                <w:color w:val="000000"/>
              </w:rPr>
              <w:t>es la respectiva configuración de tipos de ambiente de despliegue para determinar una prueba</w:t>
            </w:r>
            <w:r w:rsidR="006A7840">
              <w:rPr>
                <w:color w:val="000000"/>
              </w:rPr>
              <w:t>.</w:t>
            </w:r>
          </w:p>
        </w:tc>
      </w:tr>
      <w:tr w:rsidR="0095013F" w14:paraId="13C92925" w14:textId="77777777">
        <w:tc>
          <w:tcPr>
            <w:tcW w:w="1655" w:type="dxa"/>
            <w:shd w:val="clear" w:color="auto" w:fill="auto"/>
            <w:tcMar>
              <w:top w:w="100" w:type="dxa"/>
              <w:left w:w="100" w:type="dxa"/>
              <w:bottom w:w="100" w:type="dxa"/>
              <w:right w:w="100" w:type="dxa"/>
            </w:tcMar>
          </w:tcPr>
          <w:p w14:paraId="00000417" w14:textId="77777777" w:rsidR="0095013F" w:rsidRDefault="001C5456">
            <w:pPr>
              <w:widowControl w:val="0"/>
              <w:pBdr>
                <w:top w:val="nil"/>
                <w:left w:val="nil"/>
                <w:bottom w:val="nil"/>
                <w:right w:val="nil"/>
                <w:between w:val="nil"/>
              </w:pBdr>
              <w:spacing w:line="240" w:lineRule="auto"/>
            </w:pPr>
            <w:r>
              <w:t>IEEE:</w:t>
            </w:r>
          </w:p>
        </w:tc>
        <w:tc>
          <w:tcPr>
            <w:tcW w:w="11757" w:type="dxa"/>
            <w:shd w:val="clear" w:color="auto" w:fill="auto"/>
            <w:tcMar>
              <w:top w:w="100" w:type="dxa"/>
              <w:left w:w="100" w:type="dxa"/>
              <w:bottom w:w="100" w:type="dxa"/>
              <w:right w:w="100" w:type="dxa"/>
            </w:tcMar>
          </w:tcPr>
          <w:p w14:paraId="00000418" w14:textId="562D97B1" w:rsidR="0095013F" w:rsidRDefault="001C5456">
            <w:pPr>
              <w:widowControl w:val="0"/>
              <w:pBdr>
                <w:top w:val="nil"/>
                <w:left w:val="nil"/>
                <w:bottom w:val="nil"/>
                <w:right w:val="nil"/>
                <w:between w:val="nil"/>
              </w:pBdr>
              <w:spacing w:line="240" w:lineRule="auto"/>
              <w:jc w:val="both"/>
              <w:rPr>
                <w:color w:val="000000"/>
              </w:rPr>
            </w:pPr>
            <w:r>
              <w:t xml:space="preserve">Es el estándar IEEE 1012 consiste en la </w:t>
            </w:r>
            <w:r w:rsidR="006A7840">
              <w:t>v</w:t>
            </w:r>
            <w:r>
              <w:t xml:space="preserve">erificación y </w:t>
            </w:r>
            <w:r w:rsidR="006A7840">
              <w:t>v</w:t>
            </w:r>
            <w:r>
              <w:t xml:space="preserve">alidación de un </w:t>
            </w:r>
            <w:r w:rsidR="002C1226" w:rsidRPr="002C1226">
              <w:rPr>
                <w:i/>
                <w:iCs/>
              </w:rPr>
              <w:t>software</w:t>
            </w:r>
            <w:r>
              <w:t xml:space="preserve">, es un procedimiento basado en normas de calidad en algunos modelos de vida de un </w:t>
            </w:r>
            <w:r w:rsidR="002C1226" w:rsidRPr="002C1226">
              <w:rPr>
                <w:i/>
                <w:iCs/>
              </w:rPr>
              <w:t>software</w:t>
            </w:r>
            <w:r>
              <w:t>.</w:t>
            </w:r>
          </w:p>
        </w:tc>
      </w:tr>
      <w:tr w:rsidR="0095013F" w14:paraId="273C3201" w14:textId="77777777">
        <w:tc>
          <w:tcPr>
            <w:tcW w:w="1655" w:type="dxa"/>
            <w:shd w:val="clear" w:color="auto" w:fill="auto"/>
            <w:tcMar>
              <w:top w:w="100" w:type="dxa"/>
              <w:left w:w="100" w:type="dxa"/>
              <w:bottom w:w="100" w:type="dxa"/>
              <w:right w:w="100" w:type="dxa"/>
            </w:tcMar>
          </w:tcPr>
          <w:p w14:paraId="00000419" w14:textId="77777777" w:rsidR="0095013F" w:rsidRDefault="001C5456">
            <w:pPr>
              <w:widowControl w:val="0"/>
              <w:pBdr>
                <w:top w:val="nil"/>
                <w:left w:val="nil"/>
                <w:bottom w:val="nil"/>
                <w:right w:val="nil"/>
                <w:between w:val="nil"/>
              </w:pBdr>
              <w:spacing w:line="240" w:lineRule="auto"/>
            </w:pPr>
            <w:r>
              <w:t>ISO:</w:t>
            </w:r>
          </w:p>
        </w:tc>
        <w:tc>
          <w:tcPr>
            <w:tcW w:w="11757" w:type="dxa"/>
            <w:shd w:val="clear" w:color="auto" w:fill="auto"/>
            <w:tcMar>
              <w:top w:w="100" w:type="dxa"/>
              <w:left w:w="100" w:type="dxa"/>
              <w:bottom w:w="100" w:type="dxa"/>
              <w:right w:w="100" w:type="dxa"/>
            </w:tcMar>
          </w:tcPr>
          <w:p w14:paraId="0000041A" w14:textId="1B2CFE0B" w:rsidR="0095013F" w:rsidRDefault="001C5456">
            <w:pPr>
              <w:widowControl w:val="0"/>
              <w:pBdr>
                <w:top w:val="nil"/>
                <w:left w:val="nil"/>
                <w:bottom w:val="nil"/>
                <w:right w:val="nil"/>
                <w:between w:val="nil"/>
              </w:pBdr>
              <w:spacing w:line="240" w:lineRule="auto"/>
              <w:jc w:val="both"/>
              <w:rPr>
                <w:color w:val="000000"/>
              </w:rPr>
            </w:pPr>
            <w:r>
              <w:rPr>
                <w:color w:val="000000"/>
              </w:rPr>
              <w:t>ISO son implementadas para mejorar los procesos en las empresas, esta norma establece un sistema para gestionar la calidad de los productos o servicios</w:t>
            </w:r>
            <w:r w:rsidR="006A7840">
              <w:rPr>
                <w:color w:val="000000"/>
              </w:rPr>
              <w:t>.</w:t>
            </w:r>
          </w:p>
        </w:tc>
      </w:tr>
      <w:tr w:rsidR="0095013F" w14:paraId="4B5727BB" w14:textId="77777777">
        <w:tc>
          <w:tcPr>
            <w:tcW w:w="1655" w:type="dxa"/>
            <w:shd w:val="clear" w:color="auto" w:fill="auto"/>
            <w:tcMar>
              <w:top w:w="100" w:type="dxa"/>
              <w:left w:w="100" w:type="dxa"/>
              <w:bottom w:w="100" w:type="dxa"/>
              <w:right w:w="100" w:type="dxa"/>
            </w:tcMar>
          </w:tcPr>
          <w:p w14:paraId="0000041B" w14:textId="77777777" w:rsidR="0095013F" w:rsidRDefault="001C5456">
            <w:pPr>
              <w:widowControl w:val="0"/>
              <w:pBdr>
                <w:top w:val="nil"/>
                <w:left w:val="nil"/>
                <w:bottom w:val="nil"/>
                <w:right w:val="nil"/>
                <w:between w:val="nil"/>
              </w:pBdr>
              <w:spacing w:line="240" w:lineRule="auto"/>
            </w:pPr>
            <w:r>
              <w:t>Plan de pruebas:</w:t>
            </w:r>
          </w:p>
        </w:tc>
        <w:tc>
          <w:tcPr>
            <w:tcW w:w="11757" w:type="dxa"/>
            <w:shd w:val="clear" w:color="auto" w:fill="auto"/>
            <w:tcMar>
              <w:top w:w="100" w:type="dxa"/>
              <w:left w:w="100" w:type="dxa"/>
              <w:bottom w:w="100" w:type="dxa"/>
              <w:right w:w="100" w:type="dxa"/>
            </w:tcMar>
          </w:tcPr>
          <w:p w14:paraId="0000041C" w14:textId="281ABE7E" w:rsidR="0095013F" w:rsidRDefault="001C5456">
            <w:pPr>
              <w:widowControl w:val="0"/>
              <w:pBdr>
                <w:top w:val="nil"/>
                <w:left w:val="nil"/>
                <w:bottom w:val="nil"/>
                <w:right w:val="nil"/>
                <w:between w:val="nil"/>
              </w:pBdr>
              <w:spacing w:line="240" w:lineRule="auto"/>
              <w:jc w:val="both"/>
              <w:rPr>
                <w:color w:val="000000"/>
              </w:rPr>
            </w:pPr>
            <w:r>
              <w:rPr>
                <w:color w:val="000000"/>
              </w:rPr>
              <w:t>contiene la respectiva configuración que lleva un plan de pruebas</w:t>
            </w:r>
            <w:r w:rsidR="006A7840">
              <w:rPr>
                <w:color w:val="000000"/>
              </w:rPr>
              <w:t>,</w:t>
            </w:r>
            <w:r>
              <w:rPr>
                <w:color w:val="000000"/>
              </w:rPr>
              <w:t xml:space="preserve"> va en términos de pruebas manuales, pruebas automatizadas acompañada de un formato de forma general describiendo cada uno de los pasos como se van a ejecutar dichas pruebas.</w:t>
            </w:r>
          </w:p>
        </w:tc>
      </w:tr>
      <w:tr w:rsidR="0095013F" w14:paraId="699C02D4" w14:textId="77777777">
        <w:tc>
          <w:tcPr>
            <w:tcW w:w="1655" w:type="dxa"/>
            <w:shd w:val="clear" w:color="auto" w:fill="auto"/>
            <w:tcMar>
              <w:top w:w="100" w:type="dxa"/>
              <w:left w:w="100" w:type="dxa"/>
              <w:bottom w:w="100" w:type="dxa"/>
              <w:right w:w="100" w:type="dxa"/>
            </w:tcMar>
          </w:tcPr>
          <w:p w14:paraId="0000041D" w14:textId="1238D61C" w:rsidR="0095013F" w:rsidRDefault="001C5456">
            <w:pPr>
              <w:widowControl w:val="0"/>
              <w:pBdr>
                <w:top w:val="nil"/>
                <w:left w:val="nil"/>
                <w:bottom w:val="nil"/>
                <w:right w:val="nil"/>
                <w:between w:val="nil"/>
              </w:pBdr>
              <w:spacing w:line="240" w:lineRule="auto"/>
            </w:pPr>
            <w:r>
              <w:t xml:space="preserve">Prueba de </w:t>
            </w:r>
            <w:r w:rsidR="006A7840">
              <w:t>i</w:t>
            </w:r>
            <w:r>
              <w:t xml:space="preserve">ntegración: </w:t>
            </w:r>
          </w:p>
        </w:tc>
        <w:tc>
          <w:tcPr>
            <w:tcW w:w="11757" w:type="dxa"/>
            <w:shd w:val="clear" w:color="auto" w:fill="auto"/>
            <w:tcMar>
              <w:top w:w="100" w:type="dxa"/>
              <w:left w:w="100" w:type="dxa"/>
              <w:bottom w:w="100" w:type="dxa"/>
              <w:right w:w="100" w:type="dxa"/>
            </w:tcMar>
          </w:tcPr>
          <w:p w14:paraId="0000041E" w14:textId="77777777" w:rsidR="0095013F" w:rsidRDefault="001C5456">
            <w:pPr>
              <w:widowControl w:val="0"/>
              <w:pBdr>
                <w:top w:val="nil"/>
                <w:left w:val="nil"/>
                <w:bottom w:val="nil"/>
                <w:right w:val="nil"/>
                <w:between w:val="nil"/>
              </w:pBdr>
              <w:spacing w:line="240" w:lineRule="auto"/>
              <w:jc w:val="both"/>
              <w:rPr>
                <w:color w:val="000000"/>
              </w:rPr>
            </w:pPr>
            <w:r>
              <w:t>su objetivo es verificar que los diferentes módulos y componentes funcionan bien en conjunto. Este tipo de pruebas son un poco más costosas al momento de automatizarlas, ya que se requiere que todos los componentes marchen a la perfección.</w:t>
            </w:r>
          </w:p>
        </w:tc>
      </w:tr>
      <w:tr w:rsidR="0095013F" w14:paraId="21256D50" w14:textId="77777777">
        <w:tc>
          <w:tcPr>
            <w:tcW w:w="1655" w:type="dxa"/>
            <w:shd w:val="clear" w:color="auto" w:fill="auto"/>
            <w:tcMar>
              <w:top w:w="100" w:type="dxa"/>
              <w:left w:w="100" w:type="dxa"/>
              <w:bottom w:w="100" w:type="dxa"/>
              <w:right w:w="100" w:type="dxa"/>
            </w:tcMar>
          </w:tcPr>
          <w:p w14:paraId="0000041F" w14:textId="77777777" w:rsidR="0095013F" w:rsidRDefault="001C5456">
            <w:pPr>
              <w:widowControl w:val="0"/>
              <w:pBdr>
                <w:top w:val="nil"/>
                <w:left w:val="nil"/>
                <w:bottom w:val="nil"/>
                <w:right w:val="nil"/>
                <w:between w:val="nil"/>
              </w:pBdr>
              <w:spacing w:line="240" w:lineRule="auto"/>
            </w:pPr>
            <w:r w:rsidRPr="00612C6D">
              <w:rPr>
                <w:i/>
              </w:rPr>
              <w:t>Script</w:t>
            </w:r>
            <w:r>
              <w:t>:</w:t>
            </w:r>
          </w:p>
        </w:tc>
        <w:tc>
          <w:tcPr>
            <w:tcW w:w="11757" w:type="dxa"/>
            <w:shd w:val="clear" w:color="auto" w:fill="auto"/>
            <w:tcMar>
              <w:top w:w="100" w:type="dxa"/>
              <w:left w:w="100" w:type="dxa"/>
              <w:bottom w:w="100" w:type="dxa"/>
              <w:right w:w="100" w:type="dxa"/>
            </w:tcMar>
          </w:tcPr>
          <w:p w14:paraId="00000420" w14:textId="77777777" w:rsidR="0095013F" w:rsidRDefault="001C5456">
            <w:pPr>
              <w:widowControl w:val="0"/>
              <w:pBdr>
                <w:top w:val="nil"/>
                <w:left w:val="nil"/>
                <w:bottom w:val="nil"/>
                <w:right w:val="nil"/>
                <w:between w:val="nil"/>
              </w:pBdr>
              <w:spacing w:line="240" w:lineRule="auto"/>
              <w:jc w:val="both"/>
              <w:rPr>
                <w:color w:val="000000"/>
              </w:rPr>
            </w:pPr>
            <w:r>
              <w:rPr>
                <w:color w:val="000000"/>
              </w:rPr>
              <w:t>es un conjunto de instrucciones para realizar automáticamente las pruebas al sistema.</w:t>
            </w:r>
          </w:p>
        </w:tc>
      </w:tr>
      <w:tr w:rsidR="0095013F" w14:paraId="33DF57ED" w14:textId="77777777">
        <w:tc>
          <w:tcPr>
            <w:tcW w:w="1655" w:type="dxa"/>
            <w:shd w:val="clear" w:color="auto" w:fill="auto"/>
            <w:tcMar>
              <w:top w:w="100" w:type="dxa"/>
              <w:left w:w="100" w:type="dxa"/>
              <w:bottom w:w="100" w:type="dxa"/>
              <w:right w:w="100" w:type="dxa"/>
            </w:tcMar>
          </w:tcPr>
          <w:p w14:paraId="00000421" w14:textId="297AA719" w:rsidR="0095013F" w:rsidRDefault="001C5456">
            <w:pPr>
              <w:widowControl w:val="0"/>
              <w:pBdr>
                <w:top w:val="nil"/>
                <w:left w:val="nil"/>
                <w:bottom w:val="nil"/>
                <w:right w:val="nil"/>
                <w:between w:val="nil"/>
              </w:pBdr>
              <w:spacing w:line="240" w:lineRule="auto"/>
            </w:pPr>
            <w:proofErr w:type="spellStart"/>
            <w:r w:rsidRPr="00612C6D">
              <w:rPr>
                <w:i/>
              </w:rPr>
              <w:t>Suit</w:t>
            </w:r>
            <w:proofErr w:type="spellEnd"/>
            <w:r w:rsidRPr="00612C6D">
              <w:rPr>
                <w:i/>
              </w:rPr>
              <w:t xml:space="preserve"> </w:t>
            </w:r>
            <w:r>
              <w:t xml:space="preserve">de </w:t>
            </w:r>
            <w:r w:rsidR="006A7840">
              <w:t>p</w:t>
            </w:r>
            <w:r>
              <w:t>ruebas:</w:t>
            </w:r>
          </w:p>
        </w:tc>
        <w:tc>
          <w:tcPr>
            <w:tcW w:w="11757" w:type="dxa"/>
            <w:shd w:val="clear" w:color="auto" w:fill="auto"/>
            <w:tcMar>
              <w:top w:w="100" w:type="dxa"/>
              <w:left w:w="100" w:type="dxa"/>
              <w:bottom w:w="100" w:type="dxa"/>
              <w:right w:w="100" w:type="dxa"/>
            </w:tcMar>
          </w:tcPr>
          <w:p w14:paraId="00000422" w14:textId="77777777" w:rsidR="0095013F" w:rsidRDefault="001C5456">
            <w:pPr>
              <w:widowControl w:val="0"/>
              <w:pBdr>
                <w:top w:val="nil"/>
                <w:left w:val="nil"/>
                <w:bottom w:val="nil"/>
                <w:right w:val="nil"/>
                <w:between w:val="nil"/>
              </w:pBdr>
              <w:spacing w:line="240" w:lineRule="auto"/>
              <w:jc w:val="both"/>
              <w:rPr>
                <w:color w:val="000000"/>
              </w:rPr>
            </w:pPr>
            <w:r>
              <w:rPr>
                <w:color w:val="000000"/>
              </w:rPr>
              <w:t>es un conjunto de pruebas de forma organizadas, donde se destinada los diferentes casos de pruebas en lo que se refiere a su código fuente, el conjunto de pruebas o la colección de dependencias o el conjunto de las respectivas pruebas que se la aplicaran al sistema.</w:t>
            </w:r>
          </w:p>
        </w:tc>
      </w:tr>
      <w:tr w:rsidR="0095013F" w14:paraId="1A3CEBFA" w14:textId="77777777">
        <w:tc>
          <w:tcPr>
            <w:tcW w:w="1655" w:type="dxa"/>
            <w:shd w:val="clear" w:color="auto" w:fill="auto"/>
            <w:tcMar>
              <w:top w:w="100" w:type="dxa"/>
              <w:left w:w="100" w:type="dxa"/>
              <w:bottom w:w="100" w:type="dxa"/>
              <w:right w:w="100" w:type="dxa"/>
            </w:tcMar>
          </w:tcPr>
          <w:p w14:paraId="00000423" w14:textId="77777777" w:rsidR="0095013F" w:rsidRDefault="001C5456">
            <w:pPr>
              <w:widowControl w:val="0"/>
              <w:spacing w:line="240" w:lineRule="auto"/>
              <w:rPr>
                <w:color w:val="B7B7B7"/>
              </w:rPr>
            </w:pPr>
            <w:r>
              <w:t>TDD:</w:t>
            </w:r>
          </w:p>
        </w:tc>
        <w:tc>
          <w:tcPr>
            <w:tcW w:w="11757" w:type="dxa"/>
            <w:shd w:val="clear" w:color="auto" w:fill="auto"/>
            <w:tcMar>
              <w:top w:w="100" w:type="dxa"/>
              <w:left w:w="100" w:type="dxa"/>
              <w:bottom w:w="100" w:type="dxa"/>
              <w:right w:w="100" w:type="dxa"/>
            </w:tcMar>
          </w:tcPr>
          <w:p w14:paraId="00000424" w14:textId="096AAB03" w:rsidR="0095013F" w:rsidRDefault="001C5456">
            <w:pPr>
              <w:widowControl w:val="0"/>
              <w:spacing w:line="240" w:lineRule="auto"/>
              <w:jc w:val="both"/>
              <w:rPr>
                <w:color w:val="B7B7B7"/>
              </w:rPr>
            </w:pPr>
            <w:r>
              <w:rPr>
                <w:color w:val="000000"/>
              </w:rPr>
              <w:t>desarrollo dirigido por pruebas</w:t>
            </w:r>
            <w:r w:rsidR="006A7840">
              <w:rPr>
                <w:color w:val="000000"/>
              </w:rPr>
              <w:t>.</w:t>
            </w:r>
          </w:p>
        </w:tc>
      </w:tr>
      <w:tr w:rsidR="0095013F" w14:paraId="2E35973C" w14:textId="77777777">
        <w:tc>
          <w:tcPr>
            <w:tcW w:w="1655" w:type="dxa"/>
            <w:shd w:val="clear" w:color="auto" w:fill="auto"/>
            <w:tcMar>
              <w:top w:w="100" w:type="dxa"/>
              <w:left w:w="100" w:type="dxa"/>
              <w:bottom w:w="100" w:type="dxa"/>
              <w:right w:w="100" w:type="dxa"/>
            </w:tcMar>
          </w:tcPr>
          <w:p w14:paraId="00000425" w14:textId="77777777" w:rsidR="0095013F" w:rsidRDefault="001C5456">
            <w:pPr>
              <w:widowControl w:val="0"/>
              <w:spacing w:line="240" w:lineRule="auto"/>
              <w:rPr>
                <w:color w:val="B7B7B7"/>
              </w:rPr>
            </w:pPr>
            <w:r>
              <w:lastRenderedPageBreak/>
              <w:t>XML:</w:t>
            </w:r>
          </w:p>
        </w:tc>
        <w:tc>
          <w:tcPr>
            <w:tcW w:w="11757" w:type="dxa"/>
            <w:shd w:val="clear" w:color="auto" w:fill="auto"/>
            <w:tcMar>
              <w:top w:w="100" w:type="dxa"/>
              <w:left w:w="100" w:type="dxa"/>
              <w:bottom w:w="100" w:type="dxa"/>
              <w:right w:w="100" w:type="dxa"/>
            </w:tcMar>
          </w:tcPr>
          <w:p w14:paraId="00000426" w14:textId="61692307" w:rsidR="0095013F" w:rsidRDefault="001C5456">
            <w:pPr>
              <w:widowControl w:val="0"/>
              <w:spacing w:line="240" w:lineRule="auto"/>
              <w:jc w:val="both"/>
              <w:rPr>
                <w:color w:val="B7B7B7"/>
              </w:rPr>
            </w:pPr>
            <w:r>
              <w:t xml:space="preserve">sigla en inglés de </w:t>
            </w:r>
            <w:proofErr w:type="spellStart"/>
            <w:r w:rsidRPr="00612C6D">
              <w:rPr>
                <w:i/>
              </w:rPr>
              <w:t>eXtensible</w:t>
            </w:r>
            <w:proofErr w:type="spellEnd"/>
            <w:r w:rsidRPr="00612C6D">
              <w:rPr>
                <w:i/>
              </w:rPr>
              <w:t xml:space="preserve"> </w:t>
            </w:r>
            <w:proofErr w:type="spellStart"/>
            <w:r w:rsidRPr="00612C6D">
              <w:rPr>
                <w:i/>
              </w:rPr>
              <w:t>Markup</w:t>
            </w:r>
            <w:proofErr w:type="spellEnd"/>
            <w:r w:rsidRPr="00612C6D">
              <w:rPr>
                <w:i/>
              </w:rPr>
              <w:t xml:space="preserve"> </w:t>
            </w:r>
            <w:proofErr w:type="spellStart"/>
            <w:r w:rsidRPr="00612C6D">
              <w:rPr>
                <w:i/>
              </w:rPr>
              <w:t>Language</w:t>
            </w:r>
            <w:proofErr w:type="spellEnd"/>
            <w:r>
              <w:t>, traducido como “Lenguaje de Marcado Extensible” o “Lenguaje de Marcas Extensible</w:t>
            </w:r>
            <w:r w:rsidR="006A7840">
              <w:t xml:space="preserve">”; </w:t>
            </w:r>
            <w:r>
              <w:t xml:space="preserve">es un metalenguaje que permite definir lenguajes de marcas, desarrollado por el </w:t>
            </w:r>
            <w:proofErr w:type="spellStart"/>
            <w:r w:rsidRPr="00612C6D">
              <w:rPr>
                <w:i/>
              </w:rPr>
              <w:t>World</w:t>
            </w:r>
            <w:proofErr w:type="spellEnd"/>
            <w:r w:rsidRPr="00612C6D">
              <w:rPr>
                <w:i/>
              </w:rPr>
              <w:t xml:space="preserve"> Wide Web </w:t>
            </w:r>
            <w:proofErr w:type="spellStart"/>
            <w:r w:rsidRPr="00612C6D">
              <w:rPr>
                <w:i/>
              </w:rPr>
              <w:t>Consortium</w:t>
            </w:r>
            <w:proofErr w:type="spellEnd"/>
            <w:r>
              <w:t xml:space="preserve"> (W3C), utilizado para almacenar datos en forma legible.</w:t>
            </w:r>
          </w:p>
        </w:tc>
      </w:tr>
    </w:tbl>
    <w:p w14:paraId="00000427" w14:textId="77777777" w:rsidR="0095013F" w:rsidRDefault="0095013F"/>
    <w:p w14:paraId="00000428" w14:textId="77777777" w:rsidR="0095013F" w:rsidRDefault="0095013F">
      <w:pPr>
        <w:rPr>
          <w:b/>
          <w:color w:val="000000"/>
        </w:rPr>
      </w:pPr>
    </w:p>
    <w:p w14:paraId="00000429" w14:textId="19719F2F" w:rsidR="0095013F" w:rsidRDefault="006A7840">
      <w:pPr>
        <w:rPr>
          <w:color w:val="808080"/>
        </w:rPr>
      </w:pPr>
      <w:r>
        <w:rPr>
          <w:b/>
          <w:color w:val="000000"/>
        </w:rPr>
        <w:t>Referencias bibliográficas</w:t>
      </w:r>
    </w:p>
    <w:p w14:paraId="0000042A" w14:textId="77777777" w:rsidR="0095013F" w:rsidRDefault="0095013F"/>
    <w:tbl>
      <w:tblPr>
        <w:tblStyle w:val="affff1"/>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95013F" w14:paraId="58F7A23A" w14:textId="77777777">
        <w:trPr>
          <w:trHeight w:val="657"/>
        </w:trPr>
        <w:tc>
          <w:tcPr>
            <w:tcW w:w="1655" w:type="dxa"/>
            <w:shd w:val="clear" w:color="auto" w:fill="C9DAF8"/>
            <w:tcMar>
              <w:top w:w="100" w:type="dxa"/>
              <w:left w:w="100" w:type="dxa"/>
              <w:bottom w:w="100" w:type="dxa"/>
              <w:right w:w="100" w:type="dxa"/>
            </w:tcMar>
          </w:tcPr>
          <w:p w14:paraId="0000042B" w14:textId="77777777" w:rsidR="0095013F" w:rsidRDefault="001C5456">
            <w:pPr>
              <w:widowControl w:val="0"/>
              <w:spacing w:line="240" w:lineRule="auto"/>
              <w:rPr>
                <w:b/>
              </w:rPr>
            </w:pPr>
            <w:r>
              <w:rPr>
                <w:b/>
              </w:rPr>
              <w:t>Tipo de recurso</w:t>
            </w:r>
          </w:p>
        </w:tc>
        <w:tc>
          <w:tcPr>
            <w:tcW w:w="11757" w:type="dxa"/>
            <w:shd w:val="clear" w:color="auto" w:fill="C9DAF8"/>
            <w:tcMar>
              <w:top w:w="100" w:type="dxa"/>
              <w:left w:w="100" w:type="dxa"/>
              <w:bottom w:w="100" w:type="dxa"/>
              <w:right w:w="100" w:type="dxa"/>
            </w:tcMar>
          </w:tcPr>
          <w:p w14:paraId="0000042C" w14:textId="77777777" w:rsidR="0095013F" w:rsidRDefault="001C5456">
            <w:pPr>
              <w:pStyle w:val="Ttulo"/>
              <w:jc w:val="center"/>
              <w:rPr>
                <w:sz w:val="22"/>
                <w:szCs w:val="22"/>
              </w:rPr>
            </w:pPr>
            <w:bookmarkStart w:id="58" w:name="_heading=h.35nkun2" w:colFirst="0" w:colLast="0"/>
            <w:bookmarkEnd w:id="58"/>
            <w:r>
              <w:rPr>
                <w:sz w:val="22"/>
                <w:szCs w:val="22"/>
              </w:rPr>
              <w:t>Bibliografía</w:t>
            </w:r>
          </w:p>
        </w:tc>
      </w:tr>
      <w:tr w:rsidR="0095013F" w14:paraId="2F176536" w14:textId="77777777">
        <w:trPr>
          <w:trHeight w:val="420"/>
        </w:trPr>
        <w:tc>
          <w:tcPr>
            <w:tcW w:w="13412" w:type="dxa"/>
            <w:gridSpan w:val="2"/>
            <w:shd w:val="clear" w:color="auto" w:fill="auto"/>
            <w:tcMar>
              <w:top w:w="100" w:type="dxa"/>
              <w:left w:w="100" w:type="dxa"/>
              <w:bottom w:w="100" w:type="dxa"/>
              <w:right w:w="100" w:type="dxa"/>
            </w:tcMar>
          </w:tcPr>
          <w:p w14:paraId="0000042D" w14:textId="2E21366C" w:rsidR="0095013F" w:rsidRDefault="001C5456">
            <w:pPr>
              <w:widowControl w:val="0"/>
              <w:spacing w:line="240" w:lineRule="auto"/>
              <w:rPr>
                <w:color w:val="B7B7B7"/>
              </w:rPr>
            </w:pPr>
            <w:proofErr w:type="spellStart"/>
            <w:r>
              <w:t>Blanquicett</w:t>
            </w:r>
            <w:proofErr w:type="spellEnd"/>
            <w:r>
              <w:t xml:space="preserve">, L., </w:t>
            </w:r>
            <w:proofErr w:type="spellStart"/>
            <w:r>
              <w:t>Bonfante</w:t>
            </w:r>
            <w:proofErr w:type="spellEnd"/>
            <w:r>
              <w:t xml:space="preserve">, M., &amp; Acosta, J. (2018). Prácticas de pruebas desde la Industria de </w:t>
            </w:r>
            <w:r w:rsidR="002C1226" w:rsidRPr="002C1226">
              <w:rPr>
                <w:i/>
                <w:iCs/>
              </w:rPr>
              <w:t>Software</w:t>
            </w:r>
            <w:r>
              <w:t xml:space="preserve">. </w:t>
            </w:r>
            <w:r w:rsidRPr="00612C6D">
              <w:rPr>
                <w:i/>
              </w:rPr>
              <w:t>La Plataforma ASISTO como Caso de Estudio</w:t>
            </w:r>
            <w:r>
              <w:t xml:space="preserve">. Información Tecnológica. </w:t>
            </w:r>
            <w:hyperlink r:id="rId114">
              <w:r>
                <w:rPr>
                  <w:color w:val="0000FF"/>
                  <w:u w:val="single"/>
                </w:rPr>
                <w:t>https://sena-primo.hosted.exlibrisgroup.com/permalink/f/1l2l4cd/TN_cdi_scielo_journals_S0718_07642018000100011</w:t>
              </w:r>
            </w:hyperlink>
            <w:r>
              <w:t xml:space="preserve"> </w:t>
            </w:r>
          </w:p>
        </w:tc>
      </w:tr>
      <w:tr w:rsidR="006A7840" w14:paraId="7ED7E132" w14:textId="77777777">
        <w:trPr>
          <w:trHeight w:val="420"/>
        </w:trPr>
        <w:tc>
          <w:tcPr>
            <w:tcW w:w="13412" w:type="dxa"/>
            <w:gridSpan w:val="2"/>
            <w:shd w:val="clear" w:color="auto" w:fill="auto"/>
            <w:tcMar>
              <w:top w:w="100" w:type="dxa"/>
              <w:left w:w="100" w:type="dxa"/>
              <w:bottom w:w="100" w:type="dxa"/>
              <w:right w:w="100" w:type="dxa"/>
            </w:tcMar>
          </w:tcPr>
          <w:p w14:paraId="5CD1FCB0" w14:textId="71073AB2" w:rsidR="006A7840" w:rsidRDefault="006A7840">
            <w:pPr>
              <w:widowControl w:val="0"/>
              <w:spacing w:line="240" w:lineRule="auto"/>
            </w:pPr>
            <w:r>
              <w:rPr>
                <w:color w:val="000000"/>
              </w:rPr>
              <w:t xml:space="preserve">Hidalgo, N., Costa, D., </w:t>
            </w:r>
            <w:proofErr w:type="spellStart"/>
            <w:r>
              <w:rPr>
                <w:color w:val="000000"/>
              </w:rPr>
              <w:t>Marin</w:t>
            </w:r>
            <w:proofErr w:type="spellEnd"/>
            <w:r>
              <w:rPr>
                <w:color w:val="000000"/>
              </w:rPr>
              <w:t xml:space="preserve">, A. &amp; Trujillo, Y. (2020). Elementos para selección de herramientas para la automatización de Pruebas no funcionales. </w:t>
            </w:r>
            <w:r w:rsidRPr="00F67EBC">
              <w:rPr>
                <w:i/>
                <w:iCs/>
                <w:color w:val="000000"/>
              </w:rPr>
              <w:t>Serie científica de la Universidad de las Ciencias Informáticas</w:t>
            </w:r>
            <w:r>
              <w:rPr>
                <w:color w:val="000000"/>
              </w:rPr>
              <w:t xml:space="preserve">, 13(1), p. 104-112. </w:t>
            </w:r>
            <w:hyperlink r:id="rId115">
              <w:r>
                <w:rPr>
                  <w:color w:val="0000FF"/>
                  <w:u w:val="single"/>
                </w:rPr>
                <w:t>https://sena-primo.hosted.exlibrisgroup.com/permalink/f/1l2l4cd/TN_cdi_doaj_primary_oai_doaj_org_article_347cf9d7fc6d441aaa26cd8308dfde6e</w:t>
              </w:r>
            </w:hyperlink>
          </w:p>
        </w:tc>
      </w:tr>
      <w:tr w:rsidR="0095013F" w14:paraId="2F928FCD" w14:textId="77777777">
        <w:trPr>
          <w:trHeight w:val="420"/>
        </w:trPr>
        <w:tc>
          <w:tcPr>
            <w:tcW w:w="13412" w:type="dxa"/>
            <w:gridSpan w:val="2"/>
            <w:shd w:val="clear" w:color="auto" w:fill="auto"/>
            <w:tcMar>
              <w:top w:w="100" w:type="dxa"/>
              <w:left w:w="100" w:type="dxa"/>
              <w:bottom w:w="100" w:type="dxa"/>
              <w:right w:w="100" w:type="dxa"/>
            </w:tcMar>
          </w:tcPr>
          <w:p w14:paraId="0000042F" w14:textId="5DF26632" w:rsidR="0095013F" w:rsidRDefault="001C5456">
            <w:pPr>
              <w:widowControl w:val="0"/>
              <w:spacing w:line="240" w:lineRule="auto"/>
              <w:rPr>
                <w:color w:val="000000"/>
                <w:highlight w:val="white"/>
              </w:rPr>
            </w:pPr>
            <w:r>
              <w:rPr>
                <w:color w:val="000000"/>
                <w:highlight w:val="white"/>
              </w:rPr>
              <w:t xml:space="preserve">Loor, J., Delgado, M., &amp; Fernández, P. (2020). Priorización de casos de prueba en entornos de desarrollo ágil. </w:t>
            </w:r>
            <w:r w:rsidRPr="00612C6D">
              <w:rPr>
                <w:i/>
                <w:color w:val="000000"/>
                <w:highlight w:val="white"/>
              </w:rPr>
              <w:t>Ingeniería Industrial</w:t>
            </w:r>
            <w:r>
              <w:rPr>
                <w:color w:val="000000"/>
                <w:highlight w:val="white"/>
              </w:rPr>
              <w:t xml:space="preserve">, 41(2). </w:t>
            </w:r>
            <w:hyperlink r:id="rId116">
              <w:r>
                <w:rPr>
                  <w:color w:val="0000FF"/>
                  <w:highlight w:val="white"/>
                  <w:u w:val="single"/>
                </w:rPr>
                <w:t>https://sena-primo.hosted.exlibrisgroup.com/permalink/f/1l2l4cd/TN_cdi_gale_infotracmisc_A678804944</w:t>
              </w:r>
            </w:hyperlink>
            <w:r>
              <w:rPr>
                <w:color w:val="000000"/>
                <w:highlight w:val="white"/>
              </w:rPr>
              <w:t xml:space="preserve"> </w:t>
            </w:r>
          </w:p>
        </w:tc>
      </w:tr>
      <w:tr w:rsidR="006A7840" w14:paraId="58DB737A" w14:textId="77777777">
        <w:trPr>
          <w:trHeight w:val="420"/>
        </w:trPr>
        <w:tc>
          <w:tcPr>
            <w:tcW w:w="13412" w:type="dxa"/>
            <w:gridSpan w:val="2"/>
            <w:shd w:val="clear" w:color="auto" w:fill="auto"/>
            <w:tcMar>
              <w:top w:w="100" w:type="dxa"/>
              <w:left w:w="100" w:type="dxa"/>
              <w:bottom w:w="100" w:type="dxa"/>
              <w:right w:w="100" w:type="dxa"/>
            </w:tcMar>
          </w:tcPr>
          <w:p w14:paraId="2BA7A115" w14:textId="4B318DE6" w:rsidR="006A7840" w:rsidRDefault="006A7840" w:rsidP="006A7840">
            <w:pPr>
              <w:widowControl w:val="0"/>
              <w:spacing w:line="240" w:lineRule="auto"/>
              <w:rPr>
                <w:color w:val="000000"/>
                <w:highlight w:val="white"/>
              </w:rPr>
            </w:pPr>
            <w:r w:rsidRPr="00DC4A4D">
              <w:t xml:space="preserve">Meléndez, M. (2018). </w:t>
            </w:r>
            <w:r w:rsidRPr="00DC4A4D">
              <w:rPr>
                <w:i/>
                <w:iCs/>
              </w:rPr>
              <w:t>Calidad de los datos: la base para la modernización de sistemas de información</w:t>
            </w:r>
            <w:r w:rsidRPr="00DC4A4D">
              <w:t xml:space="preserve"> [Video, </w:t>
            </w:r>
            <w:r w:rsidR="002C1226" w:rsidRPr="002C1226">
              <w:rPr>
                <w:i/>
                <w:iCs/>
              </w:rPr>
              <w:t>Software</w:t>
            </w:r>
            <w:r w:rsidRPr="00DC4A4D">
              <w:t xml:space="preserve"> </w:t>
            </w:r>
            <w:proofErr w:type="spellStart"/>
            <w:r w:rsidRPr="00DC4A4D">
              <w:t>Guru</w:t>
            </w:r>
            <w:proofErr w:type="spellEnd"/>
            <w:r w:rsidRPr="00DC4A4D">
              <w:t xml:space="preserve">]. </w:t>
            </w:r>
            <w:proofErr w:type="spellStart"/>
            <w:r w:rsidRPr="00DC4A4D">
              <w:t>Youtube</w:t>
            </w:r>
            <w:proofErr w:type="spellEnd"/>
            <w:r w:rsidRPr="00DC4A4D">
              <w:t xml:space="preserve">. </w:t>
            </w:r>
            <w:hyperlink r:id="rId117">
              <w:r w:rsidRPr="00DC4A4D">
                <w:rPr>
                  <w:color w:val="0000FF"/>
                  <w:u w:val="single"/>
                </w:rPr>
                <w:t>https://sena-primo.hosted.exlibrisgroup.com/permalink/f/1fqo2uc/sena_virtualprovpro26558</w:t>
              </w:r>
            </w:hyperlink>
          </w:p>
        </w:tc>
      </w:tr>
      <w:tr w:rsidR="0095013F" w14:paraId="24A37461" w14:textId="77777777">
        <w:trPr>
          <w:trHeight w:val="420"/>
        </w:trPr>
        <w:tc>
          <w:tcPr>
            <w:tcW w:w="13412" w:type="dxa"/>
            <w:gridSpan w:val="2"/>
            <w:shd w:val="clear" w:color="auto" w:fill="auto"/>
            <w:tcMar>
              <w:top w:w="100" w:type="dxa"/>
              <w:left w:w="100" w:type="dxa"/>
              <w:bottom w:w="100" w:type="dxa"/>
              <w:right w:w="100" w:type="dxa"/>
            </w:tcMar>
          </w:tcPr>
          <w:p w14:paraId="00000431" w14:textId="37476362" w:rsidR="0095013F" w:rsidRDefault="001C5456">
            <w:pPr>
              <w:widowControl w:val="0"/>
              <w:spacing w:line="240" w:lineRule="auto"/>
              <w:rPr>
                <w:color w:val="B7B7B7"/>
              </w:rPr>
            </w:pPr>
            <w:r>
              <w:rPr>
                <w:color w:val="000000"/>
                <w:highlight w:val="white"/>
              </w:rPr>
              <w:t>Morales, M., Durán, J., Tandazo, E., &amp; Morales, S. (2019). Rendimiento de bases de datos columnares</w:t>
            </w:r>
            <w:r w:rsidR="006A7840">
              <w:rPr>
                <w:color w:val="000000"/>
                <w:highlight w:val="white"/>
              </w:rPr>
              <w:t xml:space="preserve">. </w:t>
            </w:r>
            <w:proofErr w:type="spellStart"/>
            <w:r w:rsidR="006A7840" w:rsidRPr="00C240E0">
              <w:rPr>
                <w:i/>
                <w:iCs/>
                <w:color w:val="000000"/>
              </w:rPr>
              <w:t>Ingenius</w:t>
            </w:r>
            <w:proofErr w:type="spellEnd"/>
            <w:r w:rsidR="006A7840" w:rsidRPr="00C240E0">
              <w:rPr>
                <w:i/>
                <w:iCs/>
                <w:color w:val="000000"/>
              </w:rPr>
              <w:t>. Revista de Ciencia y Tecnología</w:t>
            </w:r>
            <w:r w:rsidR="006A7840" w:rsidRPr="007D68BC">
              <w:rPr>
                <w:color w:val="000000"/>
              </w:rPr>
              <w:t>, núm. 22,</w:t>
            </w:r>
            <w:r w:rsidR="006A7840">
              <w:rPr>
                <w:color w:val="000000"/>
              </w:rPr>
              <w:t xml:space="preserve"> 47-58</w:t>
            </w:r>
            <w:r>
              <w:rPr>
                <w:color w:val="000000"/>
                <w:highlight w:val="white"/>
              </w:rPr>
              <w:t xml:space="preserve">. </w:t>
            </w:r>
            <w:hyperlink r:id="rId118">
              <w:r>
                <w:rPr>
                  <w:color w:val="0000FF"/>
                  <w:highlight w:val="white"/>
                  <w:u w:val="single"/>
                </w:rPr>
                <w:t>https://sena-primo.hosted.exlibrisgroup.com/permalink/f/1i756fj/TN_cdi_doaj_primary_oai_doaj_org_article_628e06c68e64447f95ac88bf44252c83</w:t>
              </w:r>
            </w:hyperlink>
            <w:r>
              <w:rPr>
                <w:color w:val="000000"/>
                <w:highlight w:val="white"/>
              </w:rPr>
              <w:t xml:space="preserve"> </w:t>
            </w:r>
          </w:p>
        </w:tc>
      </w:tr>
      <w:tr w:rsidR="0095013F" w14:paraId="2DB47CF7" w14:textId="77777777">
        <w:trPr>
          <w:trHeight w:val="420"/>
        </w:trPr>
        <w:tc>
          <w:tcPr>
            <w:tcW w:w="13412" w:type="dxa"/>
            <w:gridSpan w:val="2"/>
            <w:shd w:val="clear" w:color="auto" w:fill="auto"/>
            <w:tcMar>
              <w:top w:w="100" w:type="dxa"/>
              <w:left w:w="100" w:type="dxa"/>
              <w:bottom w:w="100" w:type="dxa"/>
              <w:right w:w="100" w:type="dxa"/>
            </w:tcMar>
          </w:tcPr>
          <w:p w14:paraId="00000433" w14:textId="5DA70A85" w:rsidR="0095013F" w:rsidRDefault="0095013F">
            <w:pPr>
              <w:widowControl w:val="0"/>
              <w:spacing w:line="240" w:lineRule="auto"/>
              <w:rPr>
                <w:color w:val="B7B7B7"/>
              </w:rPr>
            </w:pPr>
          </w:p>
        </w:tc>
      </w:tr>
      <w:tr w:rsidR="0095013F" w14:paraId="002ACD67" w14:textId="77777777">
        <w:trPr>
          <w:trHeight w:val="420"/>
        </w:trPr>
        <w:tc>
          <w:tcPr>
            <w:tcW w:w="13412" w:type="dxa"/>
            <w:gridSpan w:val="2"/>
            <w:shd w:val="clear" w:color="auto" w:fill="auto"/>
            <w:tcMar>
              <w:top w:w="100" w:type="dxa"/>
              <w:left w:w="100" w:type="dxa"/>
              <w:bottom w:w="100" w:type="dxa"/>
              <w:right w:w="100" w:type="dxa"/>
            </w:tcMar>
          </w:tcPr>
          <w:p w14:paraId="00000435" w14:textId="51EBC687" w:rsidR="0095013F" w:rsidRDefault="001C5456">
            <w:pPr>
              <w:widowControl w:val="0"/>
              <w:spacing w:line="240" w:lineRule="auto"/>
              <w:rPr>
                <w:color w:val="B7B7B7"/>
              </w:rPr>
            </w:pPr>
            <w:r>
              <w:lastRenderedPageBreak/>
              <w:t>Pérez, Y., Gallegos, J., Zapata,</w:t>
            </w:r>
            <w:r w:rsidR="006A7840">
              <w:t xml:space="preserve"> S</w:t>
            </w:r>
            <w:r>
              <w:t xml:space="preserve">., </w:t>
            </w:r>
            <w:proofErr w:type="spellStart"/>
            <w:r>
              <w:t>C</w:t>
            </w:r>
            <w:r w:rsidR="006A7840">
              <w:t>c</w:t>
            </w:r>
            <w:r>
              <w:t>ama</w:t>
            </w:r>
            <w:proofErr w:type="spellEnd"/>
            <w:r>
              <w:t xml:space="preserve">, D., &amp; Choque, R. (2020). </w:t>
            </w:r>
            <w:proofErr w:type="spellStart"/>
            <w:r>
              <w:t>Design</w:t>
            </w:r>
            <w:proofErr w:type="spellEnd"/>
            <w:r>
              <w:t xml:space="preserve"> </w:t>
            </w:r>
            <w:proofErr w:type="spellStart"/>
            <w:r>
              <w:t>thinking</w:t>
            </w:r>
            <w:proofErr w:type="spellEnd"/>
            <w:r>
              <w:t xml:space="preserve"> en la planificación de pruebas de </w:t>
            </w:r>
            <w:r w:rsidR="002C1226" w:rsidRPr="002C1226">
              <w:rPr>
                <w:i/>
                <w:iCs/>
              </w:rPr>
              <w:t>software</w:t>
            </w:r>
            <w:r w:rsidRPr="00612C6D">
              <w:rPr>
                <w:i/>
              </w:rPr>
              <w:t xml:space="preserve">. Innovación </w:t>
            </w:r>
            <w:r w:rsidR="006A7840">
              <w:rPr>
                <w:i/>
              </w:rPr>
              <w:t>y</w:t>
            </w:r>
            <w:r w:rsidRPr="00612C6D">
              <w:rPr>
                <w:i/>
              </w:rPr>
              <w:t xml:space="preserve"> </w:t>
            </w:r>
            <w:r w:rsidR="002C1226" w:rsidRPr="002C1226">
              <w:rPr>
                <w:i/>
                <w:iCs/>
              </w:rPr>
              <w:t>Software</w:t>
            </w:r>
            <w:r>
              <w:t>, 1(2),</w:t>
            </w:r>
            <w:r w:rsidR="006A7840">
              <w:t xml:space="preserve"> p. 40-51</w:t>
            </w:r>
            <w:r>
              <w:t xml:space="preserve">. </w:t>
            </w:r>
            <w:hyperlink r:id="rId119">
              <w:r>
                <w:rPr>
                  <w:color w:val="0000FF"/>
                  <w:u w:val="single"/>
                </w:rPr>
                <w:t>https://sena-primo.hosted.exlibrisgroup.com/permalink/f/1l2l4cd/TN_cdi_doaj_primary_oai_doaj_org_article_49cd1beda5b84284be236b081b7bd5cf</w:t>
              </w:r>
            </w:hyperlink>
            <w:r>
              <w:t xml:space="preserve"> </w:t>
            </w:r>
          </w:p>
        </w:tc>
      </w:tr>
      <w:tr w:rsidR="0095013F" w14:paraId="05168857" w14:textId="77777777">
        <w:trPr>
          <w:trHeight w:val="420"/>
        </w:trPr>
        <w:tc>
          <w:tcPr>
            <w:tcW w:w="13412" w:type="dxa"/>
            <w:gridSpan w:val="2"/>
            <w:shd w:val="clear" w:color="auto" w:fill="auto"/>
            <w:tcMar>
              <w:top w:w="100" w:type="dxa"/>
              <w:left w:w="100" w:type="dxa"/>
              <w:bottom w:w="100" w:type="dxa"/>
              <w:right w:w="100" w:type="dxa"/>
            </w:tcMar>
          </w:tcPr>
          <w:p w14:paraId="00000437" w14:textId="5D2C12D7" w:rsidR="0095013F" w:rsidRDefault="001C5456">
            <w:pPr>
              <w:widowControl w:val="0"/>
              <w:spacing w:line="240" w:lineRule="auto"/>
              <w:rPr>
                <w:color w:val="B7B7B7"/>
              </w:rPr>
            </w:pPr>
            <w:r>
              <w:t xml:space="preserve">Ramos, Y., </w:t>
            </w:r>
            <w:r w:rsidR="001B5A0B">
              <w:t>Morales</w:t>
            </w:r>
            <w:r>
              <w:t xml:space="preserve">, Z., &amp; Trujillo, Y. (2019). Propuesta de automatización de pruebas funcionales durante el ciclo de vida del </w:t>
            </w:r>
            <w:r w:rsidR="002C1226" w:rsidRPr="002C1226">
              <w:rPr>
                <w:i/>
                <w:iCs/>
              </w:rPr>
              <w:t>software</w:t>
            </w:r>
            <w:r>
              <w:t xml:space="preserve"> en </w:t>
            </w:r>
            <w:proofErr w:type="spellStart"/>
            <w:r w:rsidRPr="00612C6D">
              <w:rPr>
                <w:i/>
              </w:rPr>
              <w:t>Desoft</w:t>
            </w:r>
            <w:proofErr w:type="spellEnd"/>
            <w:r w:rsidRPr="00612C6D">
              <w:rPr>
                <w:i/>
              </w:rPr>
              <w:t>. Serie científica de la Universidad de las Ciencias Informáticas</w:t>
            </w:r>
            <w:r>
              <w:t xml:space="preserve">, 12(9), </w:t>
            </w:r>
            <w:r w:rsidR="001B5A0B">
              <w:t xml:space="preserve">p. </w:t>
            </w:r>
            <w:r>
              <w:t xml:space="preserve">112-127. </w:t>
            </w:r>
            <w:hyperlink r:id="rId120">
              <w:r>
                <w:rPr>
                  <w:color w:val="0000FF"/>
                  <w:u w:val="single"/>
                </w:rPr>
                <w:t>https://sena-primo.hosted.exlibrisgroup.com/permalink/f/1l2l4cd/TN_cdi_doaj_primary_oai_doaj_org_article_dd1e5ca5d67a41d59e07fed1d2837503</w:t>
              </w:r>
            </w:hyperlink>
            <w:r>
              <w:t xml:space="preserve"> </w:t>
            </w:r>
          </w:p>
        </w:tc>
      </w:tr>
      <w:tr w:rsidR="0095013F" w14:paraId="4C79339E" w14:textId="77777777">
        <w:trPr>
          <w:trHeight w:val="420"/>
        </w:trPr>
        <w:tc>
          <w:tcPr>
            <w:tcW w:w="13412" w:type="dxa"/>
            <w:gridSpan w:val="2"/>
            <w:shd w:val="clear" w:color="auto" w:fill="auto"/>
            <w:tcMar>
              <w:top w:w="100" w:type="dxa"/>
              <w:left w:w="100" w:type="dxa"/>
              <w:bottom w:w="100" w:type="dxa"/>
              <w:right w:w="100" w:type="dxa"/>
            </w:tcMar>
          </w:tcPr>
          <w:p w14:paraId="00000439" w14:textId="450E03B8" w:rsidR="0095013F" w:rsidRDefault="0095013F">
            <w:pPr>
              <w:widowControl w:val="0"/>
              <w:spacing w:line="240" w:lineRule="auto"/>
            </w:pPr>
          </w:p>
        </w:tc>
      </w:tr>
      <w:tr w:rsidR="001B5A0B" w14:paraId="4DB32473" w14:textId="77777777">
        <w:trPr>
          <w:trHeight w:val="420"/>
        </w:trPr>
        <w:tc>
          <w:tcPr>
            <w:tcW w:w="13412" w:type="dxa"/>
            <w:gridSpan w:val="2"/>
            <w:shd w:val="clear" w:color="auto" w:fill="auto"/>
            <w:tcMar>
              <w:top w:w="100" w:type="dxa"/>
              <w:left w:w="100" w:type="dxa"/>
              <w:bottom w:w="100" w:type="dxa"/>
              <w:right w:w="100" w:type="dxa"/>
            </w:tcMar>
          </w:tcPr>
          <w:p w14:paraId="696B1FE3" w14:textId="4C43CE6E" w:rsidR="001B5A0B" w:rsidDel="001B5A0B" w:rsidRDefault="001B5A0B">
            <w:pPr>
              <w:widowControl w:val="0"/>
              <w:spacing w:line="240" w:lineRule="auto"/>
            </w:pPr>
            <w:proofErr w:type="spellStart"/>
            <w:r>
              <w:t>Toll</w:t>
            </w:r>
            <w:proofErr w:type="spellEnd"/>
            <w:r>
              <w:t xml:space="preserve">, Y. &amp; </w:t>
            </w:r>
            <w:proofErr w:type="spellStart"/>
            <w:r>
              <w:t>Ril</w:t>
            </w:r>
            <w:proofErr w:type="spellEnd"/>
            <w:r>
              <w:t xml:space="preserve">, Y. (2019). Propuesta de manual de procedimiento para pruebas de sistema. </w:t>
            </w:r>
            <w:r>
              <w:rPr>
                <w:i/>
              </w:rPr>
              <w:t>Serie Científica De La Universidad De Las Ciencias Informáticas,</w:t>
            </w:r>
            <w:r>
              <w:t xml:space="preserve"> </w:t>
            </w:r>
            <w:r>
              <w:rPr>
                <w:i/>
              </w:rPr>
              <w:t>4</w:t>
            </w:r>
            <w:r>
              <w:t xml:space="preserve">(2). </w:t>
            </w:r>
            <w:hyperlink r:id="rId121">
              <w:r>
                <w:rPr>
                  <w:color w:val="0000FF"/>
                  <w:u w:val="single"/>
                </w:rPr>
                <w:t>https://sena-primo.hosted.exlibrisgroup.com/permalink/f/1l2l4cd/TN_cdi_doaj_primary_oai_doaj_org_article_59038fc9254142ec941dee961c4a25f5</w:t>
              </w:r>
            </w:hyperlink>
          </w:p>
        </w:tc>
      </w:tr>
      <w:tr w:rsidR="0095013F" w14:paraId="60BE1D95" w14:textId="77777777">
        <w:trPr>
          <w:trHeight w:val="420"/>
        </w:trPr>
        <w:tc>
          <w:tcPr>
            <w:tcW w:w="13412" w:type="dxa"/>
            <w:gridSpan w:val="2"/>
            <w:shd w:val="clear" w:color="auto" w:fill="auto"/>
            <w:tcMar>
              <w:top w:w="100" w:type="dxa"/>
              <w:left w:w="100" w:type="dxa"/>
              <w:bottom w:w="100" w:type="dxa"/>
              <w:right w:w="100" w:type="dxa"/>
            </w:tcMar>
          </w:tcPr>
          <w:p w14:paraId="0000043B" w14:textId="45B18A93" w:rsidR="0095013F" w:rsidRDefault="001C5456">
            <w:pPr>
              <w:widowControl w:val="0"/>
              <w:spacing w:line="240" w:lineRule="auto"/>
              <w:rPr>
                <w:color w:val="B7B7B7"/>
              </w:rPr>
            </w:pPr>
            <w:r>
              <w:rPr>
                <w:color w:val="000000"/>
                <w:highlight w:val="white"/>
              </w:rPr>
              <w:t xml:space="preserve">Torres, I. </w:t>
            </w:r>
            <w:r w:rsidR="001B5A0B">
              <w:rPr>
                <w:color w:val="000000"/>
                <w:highlight w:val="white"/>
              </w:rPr>
              <w:t xml:space="preserve">&amp; Diaz, H. </w:t>
            </w:r>
            <w:r>
              <w:rPr>
                <w:color w:val="000000"/>
                <w:highlight w:val="white"/>
              </w:rPr>
              <w:t>(</w:t>
            </w:r>
            <w:r w:rsidR="001B5A0B">
              <w:rPr>
                <w:color w:val="000000"/>
                <w:highlight w:val="white"/>
              </w:rPr>
              <w:t>2011</w:t>
            </w:r>
            <w:r>
              <w:rPr>
                <w:color w:val="000000"/>
                <w:highlight w:val="white"/>
              </w:rPr>
              <w:t xml:space="preserve">). Pruebas de aceptación y piloto. </w:t>
            </w:r>
            <w:r w:rsidRPr="00612C6D">
              <w:rPr>
                <w:i/>
                <w:color w:val="000000"/>
                <w:highlight w:val="white"/>
              </w:rPr>
              <w:t>Serie científica de la Universidad de las Ciencias Informáticas, 4(1).</w:t>
            </w:r>
            <w:r>
              <w:rPr>
                <w:color w:val="000000"/>
                <w:highlight w:val="white"/>
              </w:rPr>
              <w:t xml:space="preserve"> </w:t>
            </w:r>
            <w:hyperlink r:id="rId122">
              <w:r>
                <w:rPr>
                  <w:color w:val="0000FF"/>
                  <w:highlight w:val="white"/>
                  <w:u w:val="single"/>
                </w:rPr>
                <w:t>https://sena-primo.hosted.exlibrisgroup.com/permalink/f/1l2l4cd/TN_cdi_doaj_primary_oai_doaj_org_article_10a1e2ea318043d694afa97ec2d20806</w:t>
              </w:r>
            </w:hyperlink>
            <w:r>
              <w:rPr>
                <w:color w:val="000000"/>
                <w:highlight w:val="white"/>
              </w:rPr>
              <w:t xml:space="preserve"> </w:t>
            </w:r>
          </w:p>
        </w:tc>
      </w:tr>
      <w:tr w:rsidR="0095013F" w14:paraId="7881C760" w14:textId="77777777">
        <w:trPr>
          <w:trHeight w:val="420"/>
        </w:trPr>
        <w:tc>
          <w:tcPr>
            <w:tcW w:w="13412" w:type="dxa"/>
            <w:gridSpan w:val="2"/>
            <w:shd w:val="clear" w:color="auto" w:fill="auto"/>
            <w:tcMar>
              <w:top w:w="100" w:type="dxa"/>
              <w:left w:w="100" w:type="dxa"/>
              <w:bottom w:w="100" w:type="dxa"/>
              <w:right w:w="100" w:type="dxa"/>
            </w:tcMar>
          </w:tcPr>
          <w:p w14:paraId="0000043D" w14:textId="314520B0" w:rsidR="0095013F" w:rsidRDefault="0095013F">
            <w:pPr>
              <w:widowControl w:val="0"/>
              <w:spacing w:line="240" w:lineRule="auto"/>
              <w:rPr>
                <w:color w:val="B7B7B7"/>
              </w:rPr>
            </w:pPr>
          </w:p>
        </w:tc>
      </w:tr>
      <w:tr w:rsidR="0095013F" w14:paraId="25CA9D72" w14:textId="77777777">
        <w:trPr>
          <w:trHeight w:val="420"/>
        </w:trPr>
        <w:tc>
          <w:tcPr>
            <w:tcW w:w="13412" w:type="dxa"/>
            <w:gridSpan w:val="2"/>
            <w:shd w:val="clear" w:color="auto" w:fill="auto"/>
            <w:tcMar>
              <w:top w:w="100" w:type="dxa"/>
              <w:left w:w="100" w:type="dxa"/>
              <w:bottom w:w="100" w:type="dxa"/>
              <w:right w:w="100" w:type="dxa"/>
            </w:tcMar>
          </w:tcPr>
          <w:p w14:paraId="0000043F" w14:textId="77777777" w:rsidR="0095013F" w:rsidRDefault="001C5456">
            <w:pPr>
              <w:widowControl w:val="0"/>
              <w:spacing w:line="240" w:lineRule="auto"/>
            </w:pPr>
            <w:r>
              <w:t xml:space="preserve">Velázquez, Y., Velázquez, A., &amp; Collado, L. (2020). Diseño de herramienta para casos de pruebas funcionales en la Universidad de las Ciencias Informáticas. </w:t>
            </w:r>
            <w:r w:rsidRPr="00612C6D">
              <w:rPr>
                <w:i/>
              </w:rPr>
              <w:t>Serie científica de la Universidad de las Ciencias Informáticas</w:t>
            </w:r>
            <w:r>
              <w:t xml:space="preserve">. </w:t>
            </w:r>
            <w:hyperlink r:id="rId123">
              <w:r>
                <w:rPr>
                  <w:color w:val="0000FF"/>
                  <w:u w:val="single"/>
                </w:rPr>
                <w:t>https://sena-primo.hosted.exlibrisgroup.com/permalink/f/1l2l4cd/TN_cdi_doaj_primary_oai_doaj_org_article_b29579d39c5242d4ab9eab0bc385568 b</w:t>
              </w:r>
            </w:hyperlink>
          </w:p>
        </w:tc>
      </w:tr>
    </w:tbl>
    <w:p w14:paraId="00000441" w14:textId="77777777" w:rsidR="0095013F" w:rsidRDefault="0095013F"/>
    <w:p w14:paraId="00000442" w14:textId="77777777" w:rsidR="0095013F" w:rsidRDefault="0095013F">
      <w:pPr>
        <w:pStyle w:val="Ttulo"/>
        <w:rPr>
          <w:sz w:val="22"/>
          <w:szCs w:val="22"/>
        </w:rPr>
      </w:pPr>
      <w:bookmarkStart w:id="59" w:name="_heading=h.1ksv4uv" w:colFirst="0" w:colLast="0"/>
      <w:bookmarkEnd w:id="59"/>
    </w:p>
    <w:sectPr w:rsidR="0095013F">
      <w:headerReference w:type="default" r:id="rId124"/>
      <w:footerReference w:type="default" r:id="rId125"/>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ELSA CRISTINA ARENAS MARTINEZ" w:date="2022-10-24T21:06:00Z" w:initials="">
    <w:p w14:paraId="00000446" w14:textId="77777777" w:rsidR="004F52FD" w:rsidRDefault="004F52FD">
      <w:pPr>
        <w:widowControl w:val="0"/>
        <w:pBdr>
          <w:top w:val="nil"/>
          <w:left w:val="nil"/>
          <w:bottom w:val="nil"/>
          <w:right w:val="nil"/>
          <w:between w:val="nil"/>
        </w:pBdr>
        <w:spacing w:line="240" w:lineRule="auto"/>
        <w:rPr>
          <w:color w:val="000000"/>
        </w:rPr>
      </w:pPr>
      <w:r>
        <w:rPr>
          <w:color w:val="000000"/>
        </w:rPr>
        <w:t>Se encuentra en anexos / anexo 1</w:t>
      </w:r>
    </w:p>
  </w:comment>
  <w:comment w:id="11" w:author="ELSA CRISTINA ARENAS MARTINEZ" w:date="2022-10-26T17:05:00Z" w:initials="">
    <w:p w14:paraId="00000447" w14:textId="77777777" w:rsidR="004F52FD" w:rsidRDefault="004F52FD">
      <w:pPr>
        <w:widowControl w:val="0"/>
        <w:pBdr>
          <w:top w:val="nil"/>
          <w:left w:val="nil"/>
          <w:bottom w:val="nil"/>
          <w:right w:val="nil"/>
          <w:between w:val="nil"/>
        </w:pBdr>
        <w:spacing w:line="240" w:lineRule="auto"/>
        <w:rPr>
          <w:color w:val="000000"/>
        </w:rPr>
      </w:pPr>
      <w:r>
        <w:rPr>
          <w:color w:val="000000"/>
        </w:rPr>
        <w:t>El video realizado por el experto se encuentra en la carpeta Anexos (228130_v2.mp4). Toda la narración es explicando un proceso de construcción, por ende, no hay que incorporar ninguna imagen pues se sale de contexto explicativo.</w:t>
      </w:r>
    </w:p>
  </w:comment>
  <w:comment w:id="17" w:author="ELSA CRISTINA ARENAS MARTINEZ" w:date="2022-10-24T21:06:00Z" w:initials="">
    <w:p w14:paraId="00000448" w14:textId="77777777" w:rsidR="004F52FD" w:rsidRDefault="004F52FD">
      <w:pPr>
        <w:widowControl w:val="0"/>
        <w:pBdr>
          <w:top w:val="nil"/>
          <w:left w:val="nil"/>
          <w:bottom w:val="nil"/>
          <w:right w:val="nil"/>
          <w:between w:val="nil"/>
        </w:pBdr>
        <w:spacing w:line="240" w:lineRule="auto"/>
        <w:rPr>
          <w:color w:val="000000"/>
        </w:rPr>
      </w:pPr>
      <w:r>
        <w:rPr>
          <w:color w:val="000000"/>
        </w:rPr>
        <w:t>Se encuentra en anexos / anexo 2</w:t>
      </w:r>
    </w:p>
  </w:comment>
  <w:comment w:id="42" w:author="usuario" w:date="2022-11-09T06:58:00Z" w:initials="u">
    <w:p w14:paraId="6CA26429" w14:textId="77777777" w:rsidR="003730A8" w:rsidRDefault="003730A8" w:rsidP="003730A8">
      <w:pPr>
        <w:rPr>
          <w:rStyle w:val="Hipervnculo"/>
          <w:color w:val="1A0DAB"/>
          <w:u w:val="none"/>
        </w:rPr>
      </w:pPr>
      <w:r>
        <w:rPr>
          <w:rStyle w:val="Refdecomentario"/>
        </w:rPr>
        <w:annotationRef/>
      </w:r>
      <w:r>
        <w:t xml:space="preserve">Texto copiado de: </w:t>
      </w:r>
      <w:r>
        <w:fldChar w:fldCharType="begin"/>
      </w:r>
      <w:r>
        <w:instrText xml:space="preserve"> HYPERLINK "https://www.uv.mx/personal/ermeneses/files/2018/02/1-IEEE-1012.pptx" \l ":~:text=El%20est%C3%A1ndar%20IEEE%201012%20consiste,de%20vida%20de%20un%20software.&amp;text=Representa%20las%20caracter%C3%ADsticas%20%C3%BAnicas%20del,del%20software%20para%20el%20Usuario." </w:instrText>
      </w:r>
      <w:r>
        <w:fldChar w:fldCharType="separate"/>
      </w:r>
      <w:r>
        <w:rPr>
          <w:color w:val="1A0DAB"/>
        </w:rPr>
        <w:br/>
      </w:r>
    </w:p>
    <w:p w14:paraId="2CE96CA9" w14:textId="77777777" w:rsidR="003730A8" w:rsidRDefault="003730A8" w:rsidP="003730A8">
      <w:pPr>
        <w:pStyle w:val="Ttulo3"/>
        <w:spacing w:before="0" w:after="0"/>
        <w:rPr>
          <w:sz w:val="30"/>
          <w:szCs w:val="30"/>
          <w:u w:val="single"/>
        </w:rPr>
      </w:pPr>
      <w:r>
        <w:rPr>
          <w:b/>
          <w:bCs/>
          <w:color w:val="1A0DAB"/>
          <w:sz w:val="30"/>
          <w:szCs w:val="30"/>
          <w:u w:val="single"/>
        </w:rPr>
        <w:t>1-IEEE-1012</w:t>
      </w:r>
    </w:p>
    <w:p w14:paraId="11FA5B4D" w14:textId="77777777" w:rsidR="003730A8" w:rsidRDefault="003730A8" w:rsidP="003730A8">
      <w:pPr>
        <w:rPr>
          <w:rFonts w:ascii="Times New Roman" w:hAnsi="Times New Roman" w:cs="Times New Roman"/>
          <w:color w:val="1A0DAB"/>
          <w:sz w:val="24"/>
          <w:szCs w:val="24"/>
        </w:rPr>
      </w:pPr>
      <w:r>
        <w:rPr>
          <w:rStyle w:val="CitaHTML"/>
          <w:i w:val="0"/>
          <w:iCs w:val="0"/>
          <w:color w:val="202124"/>
          <w:sz w:val="21"/>
          <w:szCs w:val="21"/>
        </w:rPr>
        <w:t>https://www.uv.mx</w:t>
      </w:r>
      <w:r>
        <w:rPr>
          <w:rStyle w:val="dyjrff"/>
          <w:color w:val="5F6368"/>
          <w:sz w:val="21"/>
          <w:szCs w:val="21"/>
        </w:rPr>
        <w:t> › ermeneses › files › 2018/02</w:t>
      </w:r>
    </w:p>
    <w:p w14:paraId="4C8D4C86" w14:textId="77777777" w:rsidR="003730A8" w:rsidRDefault="003730A8" w:rsidP="003730A8">
      <w:r>
        <w:fldChar w:fldCharType="end"/>
      </w:r>
    </w:p>
    <w:p w14:paraId="6B1482B9" w14:textId="3B7EB256" w:rsidR="003730A8" w:rsidRDefault="003730A8">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446" w15:done="0"/>
  <w15:commentEx w15:paraId="00000447" w15:done="0"/>
  <w15:commentEx w15:paraId="00000448" w15:done="0"/>
  <w15:commentEx w15:paraId="6B1482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446" w16cid:durableId="2715A961"/>
  <w16cid:commentId w16cid:paraId="00000447" w16cid:durableId="2715A960"/>
  <w16cid:commentId w16cid:paraId="00000448" w16cid:durableId="2715A95F"/>
  <w16cid:commentId w16cid:paraId="6B1482B9" w16cid:durableId="2715CE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287C8" w14:textId="77777777" w:rsidR="00D8490C" w:rsidRDefault="00D8490C">
      <w:pPr>
        <w:spacing w:line="240" w:lineRule="auto"/>
      </w:pPr>
      <w:r>
        <w:separator/>
      </w:r>
    </w:p>
  </w:endnote>
  <w:endnote w:type="continuationSeparator" w:id="0">
    <w:p w14:paraId="714DA759" w14:textId="77777777" w:rsidR="00D8490C" w:rsidRDefault="00D84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5" w14:textId="77777777" w:rsidR="004F52FD" w:rsidRDefault="004F52FD">
    <w:pPr>
      <w:pBdr>
        <w:top w:val="nil"/>
        <w:left w:val="nil"/>
        <w:bottom w:val="nil"/>
        <w:right w:val="nil"/>
        <w:between w:val="nil"/>
      </w:pBdr>
      <w:tabs>
        <w:tab w:val="center" w:pos="4419"/>
        <w:tab w:val="right" w:pos="8838"/>
      </w:tabs>
      <w:spacing w:line="240" w:lineRule="auto"/>
      <w:rPr>
        <w:color w:val="000000"/>
      </w:rPr>
    </w:pPr>
    <w:r>
      <w:rPr>
        <w:noProof/>
      </w:rPr>
      <w:drawing>
        <wp:anchor distT="0" distB="0" distL="0" distR="0" simplePos="0" relativeHeight="251660288" behindDoc="1" locked="0" layoutInCell="1" hidden="0" allowOverlap="1" wp14:anchorId="67E93098" wp14:editId="77FA182C">
          <wp:simplePos x="0" y="0"/>
          <wp:positionH relativeFrom="column">
            <wp:posOffset>-1063624</wp:posOffset>
          </wp:positionH>
          <wp:positionV relativeFrom="paragraph">
            <wp:posOffset>-277123</wp:posOffset>
          </wp:positionV>
          <wp:extent cx="10671819" cy="887683"/>
          <wp:effectExtent l="0" t="0" r="0" b="0"/>
          <wp:wrapNone/>
          <wp:docPr id="2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8D5D0" w14:textId="77777777" w:rsidR="00D8490C" w:rsidRDefault="00D8490C">
      <w:pPr>
        <w:spacing w:line="240" w:lineRule="auto"/>
      </w:pPr>
      <w:r>
        <w:separator/>
      </w:r>
    </w:p>
  </w:footnote>
  <w:footnote w:type="continuationSeparator" w:id="0">
    <w:p w14:paraId="0A853F76" w14:textId="77777777" w:rsidR="00D8490C" w:rsidRDefault="00D84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3" w14:textId="77777777" w:rsidR="004F52FD" w:rsidRDefault="004F52FD">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0635823D" wp14:editId="4DD201AD">
          <wp:simplePos x="0" y="0"/>
          <wp:positionH relativeFrom="column">
            <wp:posOffset>-1080134</wp:posOffset>
          </wp:positionH>
          <wp:positionV relativeFrom="paragraph">
            <wp:posOffset>-285114</wp:posOffset>
          </wp:positionV>
          <wp:extent cx="10679430" cy="1009015"/>
          <wp:effectExtent l="0" t="0" r="0" b="0"/>
          <wp:wrapSquare wrapText="bothSides" distT="0" distB="0" distL="114300" distR="114300"/>
          <wp:docPr id="2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0C972770" wp14:editId="1DD0A225">
              <wp:simplePos x="0" y="0"/>
              <wp:positionH relativeFrom="column">
                <wp:posOffset>7800471</wp:posOffset>
              </wp:positionH>
              <wp:positionV relativeFrom="paragraph">
                <wp:posOffset>-353682</wp:posOffset>
              </wp:positionV>
              <wp:extent cx="823595" cy="1164590"/>
              <wp:effectExtent l="0" t="0" r="0" b="0"/>
              <wp:wrapNone/>
              <wp:docPr id="233" name="Rectángulo 233"/>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647CB2BD" w14:textId="77777777" w:rsidR="004F52FD" w:rsidRDefault="004F52FD" w:rsidP="001C5456">
                          <w:pPr>
                            <w:spacing w:line="240" w:lineRule="auto"/>
                            <w:ind w:hanging="2"/>
                          </w:pPr>
                          <w:r>
                            <w:rPr>
                              <w:noProof/>
                            </w:rPr>
                            <w:drawing>
                              <wp:inline distT="0" distB="0" distL="0" distR="0" wp14:anchorId="507E51D6" wp14:editId="19165058">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w:pict>
            <v:rect w14:anchorId="0C972770" id="Rectángulo 233" o:spid="_x0000_s1092" style="position:absolute;margin-left:614.2pt;margin-top:-27.85pt;width:64.85pt;height:91.7pt;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" strokecolor="white">
              <v:stroke startarrowwidth="narrow" startarrowlength="short" endarrowwidth="narrow" endarrowlength="short"/>
              <v:textbox style="mso-fit-shape-to-text:t" inset="2.53958mm,2.53958mm,2.53958mm,2.53958mm">
                <w:txbxContent>
                  <w:p w14:paraId="647CB2BD" w14:textId="77777777" w:rsidR="004F52FD" w:rsidRDefault="004F52FD" w:rsidP="001C5456">
                    <w:pPr>
                      <w:spacing w:line="240" w:lineRule="auto"/>
                      <w:ind w:hanging="2"/>
                    </w:pPr>
                    <w:r>
                      <w:rPr>
                        <w:noProof/>
                      </w:rPr>
                      <w:drawing>
                        <wp:inline distT="0" distB="0" distL="0" distR="0" wp14:anchorId="507E51D6" wp14:editId="19165058">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v:textbox>
            </v:rect>
          </w:pict>
        </mc:Fallback>
      </mc:AlternateContent>
    </w:r>
  </w:p>
  <w:p w14:paraId="00000444" w14:textId="77777777" w:rsidR="004F52FD" w:rsidRDefault="004F52FD">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263"/>
    <w:multiLevelType w:val="multilevel"/>
    <w:tmpl w:val="49A23FB6"/>
    <w:lvl w:ilvl="0">
      <w:start w:val="1"/>
      <w:numFmt w:val="bullet"/>
      <w:lvlText w:val="-"/>
      <w:lvlJc w:val="left"/>
      <w:pPr>
        <w:ind w:left="1080" w:hanging="360"/>
      </w:pPr>
      <w:rPr>
        <w:rFonts w:ascii="Arial" w:eastAsia="Arial" w:hAnsi="Arial" w:cs="Arial"/>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65066C5"/>
    <w:multiLevelType w:val="multilevel"/>
    <w:tmpl w:val="BD5CF596"/>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numFmt w:val="bullet"/>
      <w:lvlText w:val="•"/>
      <w:lvlJc w:val="left"/>
      <w:pPr>
        <w:ind w:left="720" w:hanging="360"/>
      </w:pPr>
      <w:rPr>
        <w:rFonts w:ascii="Arial" w:eastAsia="Arial" w:hAnsi="Arial" w:cs="Arial"/>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7C4200C"/>
    <w:multiLevelType w:val="multilevel"/>
    <w:tmpl w:val="6EC01684"/>
    <w:lvl w:ilvl="0">
      <w:numFmt w:val="bullet"/>
      <w:lvlText w:val="•"/>
      <w:lvlJc w:val="left"/>
      <w:pPr>
        <w:ind w:left="2160" w:hanging="360"/>
      </w:pPr>
      <w:rPr>
        <w:rFonts w:ascii="Arial" w:eastAsia="Arial" w:hAnsi="Arial" w:cs="Arial"/>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 w15:restartNumberingAfterBreak="0">
    <w:nsid w:val="08167146"/>
    <w:multiLevelType w:val="multilevel"/>
    <w:tmpl w:val="91D2C4A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0D2A2558"/>
    <w:multiLevelType w:val="multilevel"/>
    <w:tmpl w:val="D5689E02"/>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DF46980"/>
    <w:multiLevelType w:val="multilevel"/>
    <w:tmpl w:val="587C23F6"/>
    <w:lvl w:ilvl="0">
      <w:numFmt w:val="bullet"/>
      <w:lvlText w:val="•"/>
      <w:lvlJc w:val="left"/>
      <w:pPr>
        <w:ind w:left="2160" w:hanging="360"/>
      </w:pPr>
      <w:rPr>
        <w:rFonts w:ascii="Arial" w:eastAsia="Arial" w:hAnsi="Arial" w:cs="Arial"/>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6" w15:restartNumberingAfterBreak="0">
    <w:nsid w:val="0F8C119D"/>
    <w:multiLevelType w:val="multilevel"/>
    <w:tmpl w:val="E474D6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305288A"/>
    <w:multiLevelType w:val="multilevel"/>
    <w:tmpl w:val="EC9A8D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58F2937"/>
    <w:multiLevelType w:val="multilevel"/>
    <w:tmpl w:val="A170E3AA"/>
    <w:lvl w:ilvl="0">
      <w:numFmt w:val="bullet"/>
      <w:lvlText w:val="•"/>
      <w:lvlJc w:val="left"/>
      <w:pPr>
        <w:ind w:left="2160" w:hanging="360"/>
      </w:pPr>
      <w:rPr>
        <w:rFonts w:ascii="Arial" w:eastAsia="Arial" w:hAnsi="Arial" w:cs="Arial"/>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9" w15:restartNumberingAfterBreak="0">
    <w:nsid w:val="25FA2CDA"/>
    <w:multiLevelType w:val="multilevel"/>
    <w:tmpl w:val="A88A6B36"/>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8184C12"/>
    <w:multiLevelType w:val="multilevel"/>
    <w:tmpl w:val="39582D30"/>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BF473FF"/>
    <w:multiLevelType w:val="multilevel"/>
    <w:tmpl w:val="8228CE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0E91B00"/>
    <w:multiLevelType w:val="multilevel"/>
    <w:tmpl w:val="F96C4532"/>
    <w:lvl w:ilvl="0">
      <w:start w:val="1"/>
      <w:numFmt w:val="bullet"/>
      <w:lvlText w:val="-"/>
      <w:lvlJc w:val="left"/>
      <w:pPr>
        <w:ind w:left="1080" w:hanging="360"/>
      </w:pPr>
      <w:rPr>
        <w:rFonts w:ascii="Arial" w:eastAsia="Arial" w:hAnsi="Arial" w:cs="Arial"/>
      </w:rPr>
    </w:lvl>
    <w:lvl w:ilvl="1">
      <w:numFmt w:val="bullet"/>
      <w:lvlText w:val="•"/>
      <w:lvlJc w:val="left"/>
      <w:pPr>
        <w:ind w:left="1800" w:hanging="360"/>
      </w:pPr>
      <w:rPr>
        <w:rFonts w:ascii="Arial" w:eastAsia="Arial" w:hAnsi="Arial" w:cs="Arial"/>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346C43BD"/>
    <w:multiLevelType w:val="multilevel"/>
    <w:tmpl w:val="DB20DC2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15:restartNumberingAfterBreak="0">
    <w:nsid w:val="35286DF8"/>
    <w:multiLevelType w:val="multilevel"/>
    <w:tmpl w:val="4A7608A4"/>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68E1BF6"/>
    <w:multiLevelType w:val="multilevel"/>
    <w:tmpl w:val="DA5A5DC2"/>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8694200"/>
    <w:multiLevelType w:val="multilevel"/>
    <w:tmpl w:val="88127B6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3A3F5337"/>
    <w:multiLevelType w:val="multilevel"/>
    <w:tmpl w:val="59E62862"/>
    <w:lvl w:ilvl="0">
      <w:numFmt w:val="bullet"/>
      <w:lvlText w:val="•"/>
      <w:lvlJc w:val="left"/>
      <w:pPr>
        <w:ind w:left="180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3C6360C1"/>
    <w:multiLevelType w:val="multilevel"/>
    <w:tmpl w:val="0BE800C8"/>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419E00FE"/>
    <w:multiLevelType w:val="multilevel"/>
    <w:tmpl w:val="5ACA5F7A"/>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4243364C"/>
    <w:multiLevelType w:val="multilevel"/>
    <w:tmpl w:val="8972569C"/>
    <w:lvl w:ilvl="0">
      <w:start w:val="1"/>
      <w:numFmt w:val="bullet"/>
      <w:lvlText w:val="-"/>
      <w:lvlJc w:val="left"/>
      <w:pPr>
        <w:ind w:left="1080" w:hanging="360"/>
      </w:pPr>
      <w:rPr>
        <w:rFonts w:ascii="Arial" w:eastAsia="Arial" w:hAnsi="Arial" w:cs="Arial"/>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46C82D91"/>
    <w:multiLevelType w:val="multilevel"/>
    <w:tmpl w:val="C69E1EB0"/>
    <w:lvl w:ilvl="0">
      <w:start w:val="1"/>
      <w:numFmt w:val="bullet"/>
      <w:lvlText w:val="-"/>
      <w:lvlJc w:val="left"/>
      <w:pPr>
        <w:ind w:left="1080" w:hanging="360"/>
      </w:pPr>
      <w:rPr>
        <w:rFonts w:ascii="Arial" w:eastAsia="Arial" w:hAnsi="Arial" w:cs="Arial"/>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46D8028C"/>
    <w:multiLevelType w:val="multilevel"/>
    <w:tmpl w:val="BA20059C"/>
    <w:lvl w:ilvl="0">
      <w:numFmt w:val="bullet"/>
      <w:lvlText w:val="•"/>
      <w:lvlJc w:val="left"/>
      <w:pPr>
        <w:ind w:left="2160" w:hanging="360"/>
      </w:pPr>
      <w:rPr>
        <w:rFonts w:ascii="Arial" w:eastAsia="Arial" w:hAnsi="Arial" w:cs="Arial"/>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3" w15:restartNumberingAfterBreak="0">
    <w:nsid w:val="482C787B"/>
    <w:multiLevelType w:val="multilevel"/>
    <w:tmpl w:val="8F483E6A"/>
    <w:lvl w:ilvl="0">
      <w:start w:val="1"/>
      <w:numFmt w:val="bullet"/>
      <w:lvlText w:val="-"/>
      <w:lvlJc w:val="left"/>
      <w:pPr>
        <w:ind w:left="1080" w:hanging="360"/>
      </w:pPr>
      <w:rPr>
        <w:rFonts w:ascii="Arial" w:eastAsia="Arial" w:hAnsi="Arial" w:cs="Arial"/>
      </w:rPr>
    </w:lvl>
    <w:lvl w:ilvl="1">
      <w:numFmt w:val="bullet"/>
      <w:lvlText w:val="•"/>
      <w:lvlJc w:val="left"/>
      <w:pPr>
        <w:ind w:left="1800" w:hanging="360"/>
      </w:pPr>
      <w:rPr>
        <w:rFonts w:ascii="Arial" w:eastAsia="Arial" w:hAnsi="Arial" w:cs="Arial"/>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4E5F5772"/>
    <w:multiLevelType w:val="multilevel"/>
    <w:tmpl w:val="CBF60FB2"/>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53C14DB5"/>
    <w:multiLevelType w:val="multilevel"/>
    <w:tmpl w:val="E2A42B40"/>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5A194D2C"/>
    <w:multiLevelType w:val="multilevel"/>
    <w:tmpl w:val="B0BEEF5E"/>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26C0BC5"/>
    <w:multiLevelType w:val="multilevel"/>
    <w:tmpl w:val="517215EA"/>
    <w:lvl w:ilvl="0">
      <w:start w:val="1"/>
      <w:numFmt w:val="bullet"/>
      <w:lvlText w:val="-"/>
      <w:lvlJc w:val="left"/>
      <w:pPr>
        <w:ind w:left="1080" w:hanging="360"/>
      </w:pPr>
      <w:rPr>
        <w:rFonts w:ascii="Arial" w:eastAsia="Arial" w:hAnsi="Arial" w:cs="Arial"/>
      </w:rPr>
    </w:lvl>
    <w:lvl w:ilvl="1">
      <w:numFmt w:val="bullet"/>
      <w:lvlText w:val="•"/>
      <w:lvlJc w:val="left"/>
      <w:pPr>
        <w:ind w:left="2160" w:hanging="360"/>
      </w:pPr>
      <w:rPr>
        <w:rFonts w:ascii="Arial" w:eastAsia="Arial" w:hAnsi="Arial" w:cs="Arial"/>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63F45D72"/>
    <w:multiLevelType w:val="multilevel"/>
    <w:tmpl w:val="2CF8B178"/>
    <w:lvl w:ilvl="0">
      <w:numFmt w:val="bullet"/>
      <w:lvlText w:val="•"/>
      <w:lvlJc w:val="left"/>
      <w:pPr>
        <w:ind w:left="2160" w:hanging="360"/>
      </w:pPr>
      <w:rPr>
        <w:rFonts w:ascii="Arial" w:eastAsia="Arial" w:hAnsi="Arial" w:cs="Arial"/>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9" w15:restartNumberingAfterBreak="0">
    <w:nsid w:val="65647CC9"/>
    <w:multiLevelType w:val="multilevel"/>
    <w:tmpl w:val="FFC4CCA2"/>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5A071D6"/>
    <w:multiLevelType w:val="multilevel"/>
    <w:tmpl w:val="EC46CB72"/>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6D97030"/>
    <w:multiLevelType w:val="multilevel"/>
    <w:tmpl w:val="4064BC3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2" w15:restartNumberingAfterBreak="0">
    <w:nsid w:val="6FC9548F"/>
    <w:multiLevelType w:val="multilevel"/>
    <w:tmpl w:val="8EFCF2B2"/>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15:restartNumberingAfterBreak="0">
    <w:nsid w:val="730B3F17"/>
    <w:multiLevelType w:val="multilevel"/>
    <w:tmpl w:val="24289CE0"/>
    <w:lvl w:ilvl="0">
      <w:start w:val="1"/>
      <w:numFmt w:val="bullet"/>
      <w:lvlText w:val="-"/>
      <w:lvlJc w:val="left"/>
      <w:pPr>
        <w:ind w:left="1080" w:hanging="360"/>
      </w:pPr>
      <w:rPr>
        <w:rFonts w:ascii="Arial" w:eastAsia="Arial" w:hAnsi="Arial" w:cs="Arial"/>
      </w:rPr>
    </w:lvl>
    <w:lvl w:ilvl="1">
      <w:numFmt w:val="bullet"/>
      <w:lvlText w:val="•"/>
      <w:lvlJc w:val="left"/>
      <w:pPr>
        <w:ind w:left="2520" w:hanging="360"/>
      </w:pPr>
      <w:rPr>
        <w:rFonts w:ascii="Arial" w:eastAsia="Arial" w:hAnsi="Arial" w:cs="Arial"/>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73170116"/>
    <w:multiLevelType w:val="multilevel"/>
    <w:tmpl w:val="A9F6DB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50F09D0"/>
    <w:multiLevelType w:val="multilevel"/>
    <w:tmpl w:val="6188FE04"/>
    <w:lvl w:ilvl="0">
      <w:numFmt w:val="bullet"/>
      <w:lvlText w:val="•"/>
      <w:lvlJc w:val="left"/>
      <w:pPr>
        <w:ind w:left="2160" w:hanging="360"/>
      </w:pPr>
      <w:rPr>
        <w:rFonts w:ascii="Arial" w:eastAsia="Arial" w:hAnsi="Arial" w:cs="Arial"/>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6" w15:restartNumberingAfterBreak="0">
    <w:nsid w:val="7D03364D"/>
    <w:multiLevelType w:val="multilevel"/>
    <w:tmpl w:val="B06238DA"/>
    <w:lvl w:ilvl="0">
      <w:start w:val="1"/>
      <w:numFmt w:val="bullet"/>
      <w:lvlText w:val="-"/>
      <w:lvlJc w:val="left"/>
      <w:pPr>
        <w:ind w:left="1080" w:hanging="360"/>
      </w:pPr>
      <w:rPr>
        <w:rFonts w:ascii="Arial" w:eastAsia="Arial" w:hAnsi="Arial" w:cs="Arial"/>
      </w:rPr>
    </w:lvl>
    <w:lvl w:ilvl="1">
      <w:numFmt w:val="bullet"/>
      <w:lvlText w:val="•"/>
      <w:lvlJc w:val="left"/>
      <w:pPr>
        <w:ind w:left="720" w:hanging="360"/>
      </w:pPr>
      <w:rPr>
        <w:rFonts w:ascii="Arial" w:eastAsia="Arial" w:hAnsi="Arial" w:cs="Arial"/>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362174827">
    <w:abstractNumId w:val="13"/>
  </w:num>
  <w:num w:numId="2" w16cid:durableId="266041041">
    <w:abstractNumId w:val="10"/>
  </w:num>
  <w:num w:numId="3" w16cid:durableId="131218002">
    <w:abstractNumId w:val="33"/>
  </w:num>
  <w:num w:numId="4" w16cid:durableId="1469082375">
    <w:abstractNumId w:val="29"/>
  </w:num>
  <w:num w:numId="5" w16cid:durableId="352268306">
    <w:abstractNumId w:val="2"/>
  </w:num>
  <w:num w:numId="6" w16cid:durableId="967857469">
    <w:abstractNumId w:val="9"/>
  </w:num>
  <w:num w:numId="7" w16cid:durableId="151723871">
    <w:abstractNumId w:val="22"/>
  </w:num>
  <w:num w:numId="8" w16cid:durableId="978807127">
    <w:abstractNumId w:val="20"/>
  </w:num>
  <w:num w:numId="9" w16cid:durableId="2097900950">
    <w:abstractNumId w:val="1"/>
  </w:num>
  <w:num w:numId="10" w16cid:durableId="584723671">
    <w:abstractNumId w:val="3"/>
  </w:num>
  <w:num w:numId="11" w16cid:durableId="961619298">
    <w:abstractNumId w:val="30"/>
  </w:num>
  <w:num w:numId="12" w16cid:durableId="1118911983">
    <w:abstractNumId w:val="23"/>
  </w:num>
  <w:num w:numId="13" w16cid:durableId="1741361764">
    <w:abstractNumId w:val="31"/>
  </w:num>
  <w:num w:numId="14" w16cid:durableId="1573395319">
    <w:abstractNumId w:val="36"/>
  </w:num>
  <w:num w:numId="15" w16cid:durableId="1522083286">
    <w:abstractNumId w:val="19"/>
  </w:num>
  <w:num w:numId="16" w16cid:durableId="848057959">
    <w:abstractNumId w:val="8"/>
  </w:num>
  <w:num w:numId="17" w16cid:durableId="326057091">
    <w:abstractNumId w:val="25"/>
  </w:num>
  <w:num w:numId="18" w16cid:durableId="1498574320">
    <w:abstractNumId w:val="27"/>
  </w:num>
  <w:num w:numId="19" w16cid:durableId="751514972">
    <w:abstractNumId w:val="6"/>
  </w:num>
  <w:num w:numId="20" w16cid:durableId="1556894809">
    <w:abstractNumId w:val="18"/>
  </w:num>
  <w:num w:numId="21" w16cid:durableId="997809242">
    <w:abstractNumId w:val="14"/>
  </w:num>
  <w:num w:numId="22" w16cid:durableId="491065760">
    <w:abstractNumId w:val="32"/>
  </w:num>
  <w:num w:numId="23" w16cid:durableId="577789514">
    <w:abstractNumId w:val="7"/>
  </w:num>
  <w:num w:numId="24" w16cid:durableId="1244224644">
    <w:abstractNumId w:val="34"/>
  </w:num>
  <w:num w:numId="25" w16cid:durableId="1110392798">
    <w:abstractNumId w:val="16"/>
  </w:num>
  <w:num w:numId="26" w16cid:durableId="615410112">
    <w:abstractNumId w:val="28"/>
  </w:num>
  <w:num w:numId="27" w16cid:durableId="373895902">
    <w:abstractNumId w:val="35"/>
  </w:num>
  <w:num w:numId="28" w16cid:durableId="1841390546">
    <w:abstractNumId w:val="17"/>
  </w:num>
  <w:num w:numId="29" w16cid:durableId="1348360717">
    <w:abstractNumId w:val="26"/>
  </w:num>
  <w:num w:numId="30" w16cid:durableId="35936773">
    <w:abstractNumId w:val="24"/>
  </w:num>
  <w:num w:numId="31" w16cid:durableId="1340425075">
    <w:abstractNumId w:val="15"/>
  </w:num>
  <w:num w:numId="32" w16cid:durableId="1420639249">
    <w:abstractNumId w:val="12"/>
  </w:num>
  <w:num w:numId="33" w16cid:durableId="1809273912">
    <w:abstractNumId w:val="5"/>
  </w:num>
  <w:num w:numId="34" w16cid:durableId="69471222">
    <w:abstractNumId w:val="4"/>
  </w:num>
  <w:num w:numId="35" w16cid:durableId="848519480">
    <w:abstractNumId w:val="11"/>
  </w:num>
  <w:num w:numId="36" w16cid:durableId="1581914565">
    <w:abstractNumId w:val="0"/>
  </w:num>
  <w:num w:numId="37" w16cid:durableId="1106804670">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SA CRISTINA ARENAS MARTINEZ">
    <w15:presenceInfo w15:providerId="None" w15:userId="ELSA CRISTINA ARENAS MARTINEZ"/>
  </w15:person>
  <w15:person w15:author="usuario">
    <w15:presenceInfo w15:providerId="Windows Live" w15:userId="3e97fb607fdaba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13F"/>
    <w:rsid w:val="0009169D"/>
    <w:rsid w:val="00096162"/>
    <w:rsid w:val="001B5A0B"/>
    <w:rsid w:val="001C197F"/>
    <w:rsid w:val="001C49DC"/>
    <w:rsid w:val="001C5456"/>
    <w:rsid w:val="0022765F"/>
    <w:rsid w:val="002C1226"/>
    <w:rsid w:val="00345D9C"/>
    <w:rsid w:val="003730A8"/>
    <w:rsid w:val="003E7BD0"/>
    <w:rsid w:val="00426927"/>
    <w:rsid w:val="0045207A"/>
    <w:rsid w:val="004F52FD"/>
    <w:rsid w:val="005352E7"/>
    <w:rsid w:val="00612C6D"/>
    <w:rsid w:val="006A7840"/>
    <w:rsid w:val="006B25C4"/>
    <w:rsid w:val="00713AC1"/>
    <w:rsid w:val="00797E57"/>
    <w:rsid w:val="00812B2A"/>
    <w:rsid w:val="008315F3"/>
    <w:rsid w:val="0095013F"/>
    <w:rsid w:val="00977995"/>
    <w:rsid w:val="00AB392C"/>
    <w:rsid w:val="00BD7331"/>
    <w:rsid w:val="00BF6BAC"/>
    <w:rsid w:val="00CA0A5A"/>
    <w:rsid w:val="00D8490C"/>
    <w:rsid w:val="00DB1FD5"/>
    <w:rsid w:val="00E47AEB"/>
    <w:rsid w:val="00E47B93"/>
    <w:rsid w:val="00ED4C5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6F7F9"/>
  <w15:docId w15:val="{FE5B277B-CB35-44D4-953C-2B345888F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C8A"/>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ind w:left="720"/>
      <w:contextualSpacing/>
    </w:pPr>
  </w:style>
  <w:style w:type="table" w:styleId="Tablaconcuadrcula">
    <w:name w:val="Table Grid"/>
    <w:basedOn w:val="Tablanormal"/>
    <w:uiPriority w:val="39"/>
    <w:rsid w:val="00052C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907A3"/>
    <w:pPr>
      <w:spacing w:line="240" w:lineRule="auto"/>
    </w:pPr>
  </w:style>
  <w:style w:type="character" w:customStyle="1" w:styleId="TtuloCar">
    <w:name w:val="Título Car"/>
    <w:basedOn w:val="Fuentedeprrafopredeter"/>
    <w:link w:val="Ttulo"/>
    <w:uiPriority w:val="10"/>
    <w:rsid w:val="00230686"/>
    <w:rPr>
      <w:sz w:val="52"/>
      <w:szCs w:val="52"/>
    </w:rPr>
  </w:style>
  <w:style w:type="character" w:styleId="Hipervnculo">
    <w:name w:val="Hyperlink"/>
    <w:basedOn w:val="Fuentedeprrafopredeter"/>
    <w:uiPriority w:val="99"/>
    <w:unhideWhenUsed/>
    <w:rsid w:val="00275A52"/>
    <w:rPr>
      <w:color w:val="0000FF" w:themeColor="hyperlink"/>
      <w:u w:val="single"/>
    </w:rPr>
  </w:style>
  <w:style w:type="character" w:styleId="Mencinsinresolver">
    <w:name w:val="Unresolved Mention"/>
    <w:basedOn w:val="Fuentedeprrafopredeter"/>
    <w:uiPriority w:val="99"/>
    <w:semiHidden/>
    <w:unhideWhenUsed/>
    <w:rsid w:val="00275A52"/>
    <w:rPr>
      <w:color w:val="605E5C"/>
      <w:shd w:val="clear" w:color="auto" w:fill="E1DFDD"/>
    </w:rPr>
  </w:style>
  <w:style w:type="character" w:styleId="Textoennegrita">
    <w:name w:val="Strong"/>
    <w:basedOn w:val="Fuentedeprrafopredeter"/>
    <w:uiPriority w:val="22"/>
    <w:qFormat/>
    <w:rsid w:val="00EF0C02"/>
    <w:rPr>
      <w:b/>
      <w:bCs/>
    </w:rPr>
  </w:style>
  <w:style w:type="paragraph" w:customStyle="1" w:styleId="mb-0">
    <w:name w:val="mb-0"/>
    <w:basedOn w:val="Normal"/>
    <w:rsid w:val="001144D6"/>
    <w:pPr>
      <w:spacing w:before="100" w:beforeAutospacing="1" w:after="100" w:afterAutospacing="1" w:line="240" w:lineRule="auto"/>
    </w:pPr>
    <w:rPr>
      <w:rFonts w:ascii="Times New Roman" w:eastAsia="Times New Roman" w:hAnsi="Times New Roman" w:cs="Times New Roman"/>
      <w:sz w:val="24"/>
      <w:szCs w:val="24"/>
      <w:lang w:val="es-CO"/>
    </w:rPr>
  </w:style>
  <w:style w:type="character" w:styleId="nfasis">
    <w:name w:val="Emphasis"/>
    <w:basedOn w:val="Fuentedeprrafopredeter"/>
    <w:uiPriority w:val="20"/>
    <w:qFormat/>
    <w:rsid w:val="007173BF"/>
    <w:rPr>
      <w:i/>
      <w:iCs/>
    </w:rPr>
  </w:style>
  <w:style w:type="paragraph" w:styleId="NormalWeb">
    <w:name w:val="Normal (Web)"/>
    <w:basedOn w:val="Normal"/>
    <w:uiPriority w:val="99"/>
    <w:unhideWhenUsed/>
    <w:rsid w:val="00EE47B1"/>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apple-tab-span">
    <w:name w:val="apple-tab-span"/>
    <w:basedOn w:val="Fuentedeprrafopredeter"/>
    <w:rsid w:val="00EE47B1"/>
  </w:style>
  <w:style w:type="character" w:styleId="Hipervnculovisitado">
    <w:name w:val="FollowedHyperlink"/>
    <w:basedOn w:val="Fuentedeprrafopredeter"/>
    <w:uiPriority w:val="99"/>
    <w:semiHidden/>
    <w:unhideWhenUsed/>
    <w:rsid w:val="00272F4B"/>
    <w:rPr>
      <w:color w:val="800080" w:themeColor="followedHyperlink"/>
      <w:u w:val="single"/>
    </w:rPr>
  </w:style>
  <w:style w:type="paragraph" w:styleId="Lista">
    <w:name w:val="List"/>
    <w:basedOn w:val="Normal"/>
    <w:uiPriority w:val="99"/>
    <w:unhideWhenUsed/>
    <w:rsid w:val="006850A2"/>
    <w:pPr>
      <w:ind w:left="283" w:hanging="283"/>
      <w:contextualSpacing/>
    </w:pPr>
  </w:style>
  <w:style w:type="paragraph" w:styleId="Lista2">
    <w:name w:val="List 2"/>
    <w:basedOn w:val="Normal"/>
    <w:uiPriority w:val="99"/>
    <w:unhideWhenUsed/>
    <w:rsid w:val="006850A2"/>
    <w:pPr>
      <w:ind w:left="566" w:hanging="283"/>
      <w:contextualSpacing/>
    </w:pPr>
  </w:style>
  <w:style w:type="paragraph" w:styleId="Lista3">
    <w:name w:val="List 3"/>
    <w:basedOn w:val="Normal"/>
    <w:uiPriority w:val="99"/>
    <w:unhideWhenUsed/>
    <w:rsid w:val="006850A2"/>
    <w:pPr>
      <w:ind w:left="849" w:hanging="283"/>
      <w:contextualSpacing/>
    </w:pPr>
  </w:style>
  <w:style w:type="paragraph" w:styleId="Descripcin">
    <w:name w:val="caption"/>
    <w:basedOn w:val="Normal"/>
    <w:next w:val="Normal"/>
    <w:uiPriority w:val="35"/>
    <w:unhideWhenUsed/>
    <w:qFormat/>
    <w:rsid w:val="006850A2"/>
    <w:pPr>
      <w:spacing w:after="200" w:line="240" w:lineRule="auto"/>
    </w:pPr>
    <w:rPr>
      <w:i/>
      <w:iCs/>
      <w:color w:val="1F497D" w:themeColor="text2"/>
      <w:sz w:val="18"/>
      <w:szCs w:val="18"/>
    </w:rPr>
  </w:style>
  <w:style w:type="paragraph" w:styleId="Textoindependiente">
    <w:name w:val="Body Text"/>
    <w:basedOn w:val="Normal"/>
    <w:link w:val="TextoindependienteCar"/>
    <w:uiPriority w:val="99"/>
    <w:unhideWhenUsed/>
    <w:rsid w:val="006850A2"/>
    <w:pPr>
      <w:spacing w:after="120"/>
    </w:pPr>
  </w:style>
  <w:style w:type="character" w:customStyle="1" w:styleId="TextoindependienteCar">
    <w:name w:val="Texto independiente Car"/>
    <w:basedOn w:val="Fuentedeprrafopredeter"/>
    <w:link w:val="Textoindependiente"/>
    <w:uiPriority w:val="99"/>
    <w:rsid w:val="006850A2"/>
  </w:style>
  <w:style w:type="table" w:customStyle="1" w:styleId="aff0">
    <w:basedOn w:val="TableNormal0"/>
    <w:tblPr>
      <w:tblStyleRowBandSize w:val="1"/>
      <w:tblStyleColBandSize w:val="1"/>
      <w:tblCellMar>
        <w:left w:w="115" w:type="dxa"/>
        <w:right w:w="115" w:type="dxa"/>
      </w:tblCellMar>
    </w:tblPr>
  </w:style>
  <w:style w:type="table" w:customStyle="1" w:styleId="aff1">
    <w:basedOn w:val="TableNormal0"/>
    <w:tblPr>
      <w:tblStyleRowBandSize w:val="1"/>
      <w:tblStyleColBandSize w:val="1"/>
      <w:tblCellMar>
        <w:left w:w="115" w:type="dxa"/>
        <w:right w:w="115" w:type="dxa"/>
      </w:tblCellMar>
    </w:tblPr>
  </w:style>
  <w:style w:type="table" w:customStyle="1" w:styleId="aff2">
    <w:basedOn w:val="TableNormal0"/>
    <w:tblPr>
      <w:tblStyleRowBandSize w:val="1"/>
      <w:tblStyleColBandSize w:val="1"/>
      <w:tblCellMar>
        <w:left w:w="115" w:type="dxa"/>
        <w:right w:w="115" w:type="dxa"/>
      </w:tblCellMar>
    </w:tblPr>
  </w:style>
  <w:style w:type="table" w:customStyle="1" w:styleId="aff3">
    <w:basedOn w:val="TableNormal0"/>
    <w:pPr>
      <w:spacing w:line="240" w:lineRule="auto"/>
    </w:pPr>
    <w:tblPr>
      <w:tblStyleRowBandSize w:val="1"/>
      <w:tblStyleColBandSize w:val="1"/>
      <w:tblCellMar>
        <w:left w:w="108" w:type="dxa"/>
        <w:right w:w="108" w:type="dxa"/>
      </w:tblCellMar>
    </w:tblPr>
  </w:style>
  <w:style w:type="table" w:customStyle="1" w:styleId="aff4">
    <w:basedOn w:val="TableNormal0"/>
    <w:tblPr>
      <w:tblStyleRowBandSize w:val="1"/>
      <w:tblStyleColBandSize w:val="1"/>
      <w:tblCellMar>
        <w:left w:w="115" w:type="dxa"/>
        <w:right w:w="115" w:type="dxa"/>
      </w:tblCellMar>
    </w:tblPr>
  </w:style>
  <w:style w:type="table" w:customStyle="1" w:styleId="aff5">
    <w:basedOn w:val="TableNormal0"/>
    <w:pPr>
      <w:spacing w:line="240" w:lineRule="auto"/>
    </w:pPr>
    <w:tblPr>
      <w:tblStyleRowBandSize w:val="1"/>
      <w:tblStyleColBandSize w:val="1"/>
      <w:tblCellMar>
        <w:left w:w="108" w:type="dxa"/>
        <w:right w:w="108" w:type="dxa"/>
      </w:tblCellMar>
    </w:tblPr>
  </w:style>
  <w:style w:type="table" w:customStyle="1" w:styleId="aff6">
    <w:basedOn w:val="TableNormal0"/>
    <w:tblPr>
      <w:tblStyleRowBandSize w:val="1"/>
      <w:tblStyleColBandSize w:val="1"/>
      <w:tblCellMar>
        <w:top w:w="100" w:type="dxa"/>
        <w:left w:w="100" w:type="dxa"/>
        <w:bottom w:w="100" w:type="dxa"/>
        <w:right w:w="100" w:type="dxa"/>
      </w:tblCellMar>
    </w:tblPr>
  </w:style>
  <w:style w:type="table" w:customStyle="1" w:styleId="aff7">
    <w:basedOn w:val="TableNormal0"/>
    <w:tblPr>
      <w:tblStyleRowBandSize w:val="1"/>
      <w:tblStyleColBandSize w:val="1"/>
      <w:tblCellMar>
        <w:top w:w="100" w:type="dxa"/>
        <w:left w:w="100" w:type="dxa"/>
        <w:bottom w:w="100" w:type="dxa"/>
        <w:right w:w="100" w:type="dxa"/>
      </w:tblCellMar>
    </w:tblPr>
  </w:style>
  <w:style w:type="table" w:customStyle="1" w:styleId="aff8">
    <w:basedOn w:val="TableNormal0"/>
    <w:pPr>
      <w:spacing w:line="240" w:lineRule="auto"/>
    </w:pPr>
    <w:tblPr>
      <w:tblStyleRowBandSize w:val="1"/>
      <w:tblStyleColBandSize w:val="1"/>
      <w:tblCellMar>
        <w:left w:w="108" w:type="dxa"/>
        <w:right w:w="108" w:type="dxa"/>
      </w:tblCellMar>
    </w:tblPr>
  </w:style>
  <w:style w:type="table" w:customStyle="1" w:styleId="aff9">
    <w:basedOn w:val="TableNormal0"/>
    <w:tblPr>
      <w:tblStyleRowBandSize w:val="1"/>
      <w:tblStyleColBandSize w:val="1"/>
      <w:tblCellMar>
        <w:left w:w="115" w:type="dxa"/>
        <w:right w:w="115" w:type="dxa"/>
      </w:tblCellMar>
    </w:tblPr>
  </w:style>
  <w:style w:type="table" w:customStyle="1" w:styleId="affa">
    <w:basedOn w:val="TableNormal0"/>
    <w:pPr>
      <w:spacing w:line="240" w:lineRule="auto"/>
    </w:pPr>
    <w:tblPr>
      <w:tblStyleRowBandSize w:val="1"/>
      <w:tblStyleColBandSize w:val="1"/>
      <w:tblCellMar>
        <w:left w:w="108" w:type="dxa"/>
        <w:right w:w="108" w:type="dxa"/>
      </w:tblCellMar>
    </w:tblPr>
  </w:style>
  <w:style w:type="table" w:customStyle="1" w:styleId="affb">
    <w:basedOn w:val="TableNormal0"/>
    <w:tblPr>
      <w:tblStyleRowBandSize w:val="1"/>
      <w:tblStyleColBandSize w:val="1"/>
      <w:tblCellMar>
        <w:top w:w="100" w:type="dxa"/>
        <w:left w:w="100" w:type="dxa"/>
        <w:bottom w:w="100" w:type="dxa"/>
        <w:right w:w="100" w:type="dxa"/>
      </w:tblCellMar>
    </w:tblPr>
  </w:style>
  <w:style w:type="table" w:customStyle="1" w:styleId="affc">
    <w:basedOn w:val="TableNormal0"/>
    <w:pPr>
      <w:spacing w:line="240" w:lineRule="auto"/>
    </w:pPr>
    <w:tblPr>
      <w:tblStyleRowBandSize w:val="1"/>
      <w:tblStyleColBandSize w:val="1"/>
      <w:tblCellMar>
        <w:left w:w="108" w:type="dxa"/>
        <w:right w:w="108" w:type="dxa"/>
      </w:tblCellMar>
    </w:tblPr>
  </w:style>
  <w:style w:type="table" w:customStyle="1" w:styleId="affd">
    <w:basedOn w:val="TableNormal0"/>
    <w:pPr>
      <w:spacing w:line="240" w:lineRule="auto"/>
    </w:pPr>
    <w:tblPr>
      <w:tblStyleRowBandSize w:val="1"/>
      <w:tblStyleColBandSize w:val="1"/>
      <w:tblCellMar>
        <w:left w:w="108" w:type="dxa"/>
        <w:right w:w="108" w:type="dxa"/>
      </w:tblCellMar>
    </w:tblPr>
  </w:style>
  <w:style w:type="table" w:customStyle="1" w:styleId="affe">
    <w:basedOn w:val="TableNormal0"/>
    <w:tblPr>
      <w:tblStyleRowBandSize w:val="1"/>
      <w:tblStyleColBandSize w:val="1"/>
      <w:tblCellMar>
        <w:left w:w="115" w:type="dxa"/>
        <w:right w:w="115" w:type="dxa"/>
      </w:tblCellMar>
    </w:tblPr>
  </w:style>
  <w:style w:type="table" w:customStyle="1" w:styleId="afff">
    <w:basedOn w:val="TableNormal0"/>
    <w:pPr>
      <w:spacing w:line="240" w:lineRule="auto"/>
    </w:pPr>
    <w:tblPr>
      <w:tblStyleRowBandSize w:val="1"/>
      <w:tblStyleColBandSize w:val="1"/>
      <w:tblCellMar>
        <w:left w:w="108" w:type="dxa"/>
        <w:right w:w="108" w:type="dxa"/>
      </w:tblCellMar>
    </w:tblPr>
  </w:style>
  <w:style w:type="table" w:customStyle="1" w:styleId="afff0">
    <w:basedOn w:val="TableNormal0"/>
    <w:tblPr>
      <w:tblStyleRowBandSize w:val="1"/>
      <w:tblStyleColBandSize w:val="1"/>
      <w:tblCellMar>
        <w:left w:w="115" w:type="dxa"/>
        <w:right w:w="115" w:type="dxa"/>
      </w:tblCellMar>
    </w:tblPr>
  </w:style>
  <w:style w:type="table" w:customStyle="1" w:styleId="afff1">
    <w:basedOn w:val="TableNormal0"/>
    <w:tblPr>
      <w:tblStyleRowBandSize w:val="1"/>
      <w:tblStyleColBandSize w:val="1"/>
      <w:tblCellMar>
        <w:top w:w="100" w:type="dxa"/>
        <w:left w:w="100" w:type="dxa"/>
        <w:bottom w:w="100" w:type="dxa"/>
        <w:right w:w="100" w:type="dxa"/>
      </w:tblCellMar>
    </w:tblPr>
  </w:style>
  <w:style w:type="table" w:customStyle="1" w:styleId="afff2">
    <w:basedOn w:val="TableNormal0"/>
    <w:tblPr>
      <w:tblStyleRowBandSize w:val="1"/>
      <w:tblStyleColBandSize w:val="1"/>
      <w:tblCellMar>
        <w:left w:w="115" w:type="dxa"/>
        <w:right w:w="115" w:type="dxa"/>
      </w:tblCellMar>
    </w:tblPr>
  </w:style>
  <w:style w:type="table" w:customStyle="1" w:styleId="afff3">
    <w:basedOn w:val="TableNormal0"/>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left w:w="115" w:type="dxa"/>
        <w:right w:w="115" w:type="dxa"/>
      </w:tblCellMar>
    </w:tblPr>
  </w:style>
  <w:style w:type="table" w:customStyle="1" w:styleId="afff5">
    <w:basedOn w:val="TableNormal0"/>
    <w:tblPr>
      <w:tblStyleRowBandSize w:val="1"/>
      <w:tblStyleColBandSize w:val="1"/>
      <w:tblCellMar>
        <w:left w:w="115" w:type="dxa"/>
        <w:right w:w="115" w:type="dxa"/>
      </w:tblCellMar>
    </w:tblPr>
  </w:style>
  <w:style w:type="table" w:customStyle="1" w:styleId="afff6">
    <w:basedOn w:val="TableNormal0"/>
    <w:tblPr>
      <w:tblStyleRowBandSize w:val="1"/>
      <w:tblStyleColBandSize w:val="1"/>
      <w:tblCellMar>
        <w:top w:w="100" w:type="dxa"/>
        <w:left w:w="100" w:type="dxa"/>
        <w:bottom w:w="100" w:type="dxa"/>
        <w:right w:w="100" w:type="dxa"/>
      </w:tblCellMar>
    </w:tblPr>
  </w:style>
  <w:style w:type="table" w:customStyle="1" w:styleId="afff7">
    <w:basedOn w:val="TableNormal0"/>
    <w:pPr>
      <w:spacing w:line="240" w:lineRule="auto"/>
    </w:pPr>
    <w:tblPr>
      <w:tblStyleRowBandSize w:val="1"/>
      <w:tblStyleColBandSize w:val="1"/>
      <w:tblCellMar>
        <w:left w:w="108" w:type="dxa"/>
        <w:right w:w="108" w:type="dxa"/>
      </w:tblCellMar>
    </w:tblPr>
  </w:style>
  <w:style w:type="table" w:customStyle="1" w:styleId="afff8">
    <w:basedOn w:val="TableNormal0"/>
    <w:tblPr>
      <w:tblStyleRowBandSize w:val="1"/>
      <w:tblStyleColBandSize w:val="1"/>
      <w:tblCellMar>
        <w:left w:w="115" w:type="dxa"/>
        <w:right w:w="115" w:type="dxa"/>
      </w:tblCellMar>
    </w:tblPr>
  </w:style>
  <w:style w:type="table" w:customStyle="1" w:styleId="afff9">
    <w:basedOn w:val="TableNormal0"/>
    <w:tblPr>
      <w:tblStyleRowBandSize w:val="1"/>
      <w:tblStyleColBandSize w:val="1"/>
      <w:tblCellMar>
        <w:left w:w="115" w:type="dxa"/>
        <w:right w:w="115" w:type="dxa"/>
      </w:tblCellMar>
    </w:tblPr>
  </w:style>
  <w:style w:type="table" w:customStyle="1" w:styleId="afffa">
    <w:basedOn w:val="TableNormal0"/>
    <w:tblPr>
      <w:tblStyleRowBandSize w:val="1"/>
      <w:tblStyleColBandSize w:val="1"/>
      <w:tblCellMar>
        <w:top w:w="100" w:type="dxa"/>
        <w:left w:w="100" w:type="dxa"/>
        <w:bottom w:w="100" w:type="dxa"/>
        <w:right w:w="100" w:type="dxa"/>
      </w:tblCellMar>
    </w:tblPr>
  </w:style>
  <w:style w:type="table" w:customStyle="1" w:styleId="afffb">
    <w:basedOn w:val="TableNormal0"/>
    <w:tblPr>
      <w:tblStyleRowBandSize w:val="1"/>
      <w:tblStyleColBandSize w:val="1"/>
      <w:tblCellMar>
        <w:left w:w="115" w:type="dxa"/>
        <w:right w:w="115" w:type="dxa"/>
      </w:tblCellMar>
    </w:tblPr>
  </w:style>
  <w:style w:type="table" w:customStyle="1" w:styleId="afffc">
    <w:basedOn w:val="TableNormal0"/>
    <w:tblPr>
      <w:tblStyleRowBandSize w:val="1"/>
      <w:tblStyleColBandSize w:val="1"/>
      <w:tblCellMar>
        <w:left w:w="115" w:type="dxa"/>
        <w:right w:w="115" w:type="dxa"/>
      </w:tblCellMar>
    </w:tblPr>
  </w:style>
  <w:style w:type="table" w:customStyle="1" w:styleId="afffd">
    <w:basedOn w:val="TableNormal0"/>
    <w:pPr>
      <w:spacing w:line="240" w:lineRule="auto"/>
    </w:pPr>
    <w:tblPr>
      <w:tblStyleRowBandSize w:val="1"/>
      <w:tblStyleColBandSize w:val="1"/>
      <w:tblCellMar>
        <w:left w:w="108" w:type="dxa"/>
        <w:right w:w="108" w:type="dxa"/>
      </w:tblCellMar>
    </w:tblPr>
  </w:style>
  <w:style w:type="table" w:customStyle="1" w:styleId="afffe">
    <w:basedOn w:val="TableNormal0"/>
    <w:pPr>
      <w:spacing w:line="240" w:lineRule="auto"/>
    </w:pPr>
    <w:tblPr>
      <w:tblStyleRowBandSize w:val="1"/>
      <w:tblStyleColBandSize w:val="1"/>
      <w:tblCellMar>
        <w:left w:w="108" w:type="dxa"/>
        <w:right w:w="108" w:type="dxa"/>
      </w:tblCellMar>
    </w:tblPr>
  </w:style>
  <w:style w:type="table" w:customStyle="1" w:styleId="affff">
    <w:basedOn w:val="TableNormal0"/>
    <w:tblPr>
      <w:tblStyleRowBandSize w:val="1"/>
      <w:tblStyleColBandSize w:val="1"/>
      <w:tblCellMar>
        <w:top w:w="100" w:type="dxa"/>
        <w:left w:w="100" w:type="dxa"/>
        <w:bottom w:w="100" w:type="dxa"/>
        <w:right w:w="100" w:type="dxa"/>
      </w:tblCellMar>
    </w:tblPr>
  </w:style>
  <w:style w:type="table" w:customStyle="1" w:styleId="affff0">
    <w:basedOn w:val="TableNormal0"/>
    <w:tblPr>
      <w:tblStyleRowBandSize w:val="1"/>
      <w:tblStyleColBandSize w:val="1"/>
      <w:tblCellMar>
        <w:top w:w="100" w:type="dxa"/>
        <w:left w:w="100" w:type="dxa"/>
        <w:bottom w:w="100" w:type="dxa"/>
        <w:right w:w="100" w:type="dxa"/>
      </w:tblCellMar>
    </w:tblPr>
  </w:style>
  <w:style w:type="table" w:customStyle="1" w:styleId="affff1">
    <w:basedOn w:val="TableNormal0"/>
    <w:tblPr>
      <w:tblStyleRowBandSize w:val="1"/>
      <w:tblStyleColBandSize w:val="1"/>
      <w:tblCellMar>
        <w:top w:w="100" w:type="dxa"/>
        <w:left w:w="100" w:type="dxa"/>
        <w:bottom w:w="100" w:type="dxa"/>
        <w:right w:w="100" w:type="dxa"/>
      </w:tblCellMar>
    </w:tblPr>
  </w:style>
  <w:style w:type="character" w:styleId="CitaHTML">
    <w:name w:val="HTML Cite"/>
    <w:basedOn w:val="Fuentedeprrafopredeter"/>
    <w:uiPriority w:val="99"/>
    <w:semiHidden/>
    <w:unhideWhenUsed/>
    <w:rsid w:val="003730A8"/>
    <w:rPr>
      <w:i/>
      <w:iCs/>
    </w:rPr>
  </w:style>
  <w:style w:type="character" w:customStyle="1" w:styleId="dyjrff">
    <w:name w:val="dyjrff"/>
    <w:basedOn w:val="Fuentedeprrafopredeter"/>
    <w:rsid w:val="003730A8"/>
  </w:style>
  <w:style w:type="paragraph" w:styleId="Revisin">
    <w:name w:val="Revision"/>
    <w:hidden/>
    <w:uiPriority w:val="99"/>
    <w:semiHidden/>
    <w:rsid w:val="00612C6D"/>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030027">
      <w:bodyDiv w:val="1"/>
      <w:marLeft w:val="0"/>
      <w:marRight w:val="0"/>
      <w:marTop w:val="0"/>
      <w:marBottom w:val="0"/>
      <w:divBdr>
        <w:top w:val="none" w:sz="0" w:space="0" w:color="auto"/>
        <w:left w:val="none" w:sz="0" w:space="0" w:color="auto"/>
        <w:bottom w:val="none" w:sz="0" w:space="0" w:color="auto"/>
        <w:right w:val="none" w:sz="0" w:space="0" w:color="auto"/>
      </w:divBdr>
      <w:divsChild>
        <w:div w:id="117808482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117" Type="http://schemas.openxmlformats.org/officeDocument/2006/relationships/hyperlink" Target="https://sena-primo.hosted.exlibrisgroup.com/permalink/f/1fqo2uc/sena_virtualprovpro26558" TargetMode="External"/><Relationship Id="rId21" Type="http://schemas.openxmlformats.org/officeDocument/2006/relationships/hyperlink" Target="https://image.shutterstock.com/image-photo/businessman-using-technology-interface-600w-310012835.jpg" TargetMode="External"/><Relationship Id="rId42" Type="http://schemas.openxmlformats.org/officeDocument/2006/relationships/image" Target="media/image20.png"/><Relationship Id="rId47" Type="http://schemas.openxmlformats.org/officeDocument/2006/relationships/hyperlink" Target="https://static.wixstatic.com/media/a59c1e_37d972411a124358b094baa271b49c32~mv2.png/v1/fit/w_971%2Ch_605%2Cal_c/file.png" TargetMode="External"/><Relationship Id="rId63" Type="http://schemas.openxmlformats.org/officeDocument/2006/relationships/hyperlink" Target="https://image.shutterstock.com/image-illustration/metrics-concept-illustration-data-chart-600w-1155774370.jpg" TargetMode="External"/><Relationship Id="rId68" Type="http://schemas.openxmlformats.org/officeDocument/2006/relationships/image" Target="media/image34.png"/><Relationship Id="rId84" Type="http://schemas.openxmlformats.org/officeDocument/2006/relationships/image" Target="media/image42.jpg"/><Relationship Id="rId89" Type="http://schemas.openxmlformats.org/officeDocument/2006/relationships/hyperlink" Target="https://image.shutterstock.com/image-vector/cv-application-paper-sheet-business-600w-393287248.jpg" TargetMode="External"/><Relationship Id="rId112" Type="http://schemas.openxmlformats.org/officeDocument/2006/relationships/hyperlink" Target="https://www.youtube.com/watch?v=U3RWZi2CwQo" TargetMode="External"/><Relationship Id="rId16" Type="http://schemas.openxmlformats.org/officeDocument/2006/relationships/image" Target="media/image5.jpg"/><Relationship Id="rId107" Type="http://schemas.openxmlformats.org/officeDocument/2006/relationships/hyperlink" Target="https://c8.alamy.com/compes/2h2ypfp/concepto-ieee-829-con-placa-base-para-ordenador-texto-ieee-829-escrito-en-tecnologia-placa-base-tecnologia-antecedentes-de-tecnologia-digital-ieee-829-con-circulo-impreso-2h2ypfp.jpg" TargetMode="External"/><Relationship Id="rId11" Type="http://schemas.openxmlformats.org/officeDocument/2006/relationships/hyperlink" Target="https://image.shutterstock.com/image-photo/businessman-using-computer-document-management-600w-2016196394.jpg" TargetMode="External"/><Relationship Id="rId32" Type="http://schemas.openxmlformats.org/officeDocument/2006/relationships/image" Target="media/image13.jpg"/><Relationship Id="rId37" Type="http://schemas.openxmlformats.org/officeDocument/2006/relationships/hyperlink" Target="http://negociosvirtualesit.blogspot.com/2015/10/base-de-datos-de-un-sitio-web.html" TargetMode="External"/><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hyperlink" Target="https://qalified.com/wp-content/uploads/2022/02/6460946-1-scaled.jpg" TargetMode="External"/><Relationship Id="rId102" Type="http://schemas.openxmlformats.org/officeDocument/2006/relationships/image" Target="media/image51.jpg"/><Relationship Id="rId123" Type="http://schemas.openxmlformats.org/officeDocument/2006/relationships/hyperlink" Target="https://sena-primo.hosted.exlibrisgroup.com/permalink/f/1l2l4cd/TN_cdi_doaj_primary_oai_doaj_org_article_b29579d39c5242d4ab9eab0bc385568%20b"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hyperlink" Target="https://www.digite.com/es/agile/desarrollo-dirigido-por-pruebas-tdd/" TargetMode="External"/><Relationship Id="rId22" Type="http://schemas.openxmlformats.org/officeDocument/2006/relationships/image" Target="media/image8.jpg"/><Relationship Id="rId27" Type="http://schemas.openxmlformats.org/officeDocument/2006/relationships/hyperlink" Target="https://image.shutterstock.com/image-vector/troubleshooting-symbol-magnifying-glass-gears-600w-198791339.jpg" TargetMode="External"/><Relationship Id="rId43" Type="http://schemas.openxmlformats.org/officeDocument/2006/relationships/hyperlink" Target="https://www.panel.es/software-qa-cuales-son-los-tipos-de-pruebas-software/" TargetMode="External"/><Relationship Id="rId48" Type="http://schemas.openxmlformats.org/officeDocument/2006/relationships/image" Target="media/image23.jpg"/><Relationship Id="rId64" Type="http://schemas.openxmlformats.org/officeDocument/2006/relationships/image" Target="media/image32.png"/><Relationship Id="rId69" Type="http://schemas.openxmlformats.org/officeDocument/2006/relationships/hyperlink" Target="https://es.parasoft.com/blog/how-to-write-test-cases-for-software-examples-tutorial/" TargetMode="External"/><Relationship Id="rId113" Type="http://schemas.openxmlformats.org/officeDocument/2006/relationships/hyperlink" Target="https://repositorio.upse.edu.ec/handle/46000/7315" TargetMode="External"/><Relationship Id="rId118" Type="http://schemas.openxmlformats.org/officeDocument/2006/relationships/hyperlink" Target="https://sena-primo.hosted.exlibrisgroup.com/permalink/f/1i756fj/TN_cdi_doaj_primary_oai_doaj_org_article_628e06c68e64447f95ac88bf44252c83" TargetMode="External"/><Relationship Id="rId80" Type="http://schemas.openxmlformats.org/officeDocument/2006/relationships/image" Target="media/image40.jpg"/><Relationship Id="rId85" Type="http://schemas.openxmlformats.org/officeDocument/2006/relationships/hyperlink" Target="https://image.shutterstock.com/image-vector/technology-application-development-debugging-code-600w-1868752312.jpg" TargetMode="External"/><Relationship Id="rId12" Type="http://schemas.openxmlformats.org/officeDocument/2006/relationships/image" Target="media/image3.jpg"/><Relationship Id="rId17" Type="http://schemas.openxmlformats.org/officeDocument/2006/relationships/hyperlink" Target="https://image.shutterstock.com/image-photo/certification-standardization-process-quality-assurance-600w-2102219899.jpg" TargetMode="External"/><Relationship Id="rId33" Type="http://schemas.openxmlformats.org/officeDocument/2006/relationships/hyperlink" Target="https://image.shutterstock.com/image-illustration/update-concept-neon-word-lights-600w-2158360563.jpg" TargetMode="External"/><Relationship Id="rId38" Type="http://schemas.openxmlformats.org/officeDocument/2006/relationships/image" Target="media/image16.png"/><Relationship Id="rId59" Type="http://schemas.openxmlformats.org/officeDocument/2006/relationships/hyperlink" Target="https://es.m.wikipedia.org/wiki/Archivo:Modelo_Espiral_Boehm.svg" TargetMode="External"/><Relationship Id="rId103" Type="http://schemas.openxmlformats.org/officeDocument/2006/relationships/hyperlink" Target="https://qawerk.es/process/integration-testing/" TargetMode="External"/><Relationship Id="rId108" Type="http://schemas.openxmlformats.org/officeDocument/2006/relationships/image" Target="media/image54.jpg"/><Relationship Id="rId124" Type="http://schemas.openxmlformats.org/officeDocument/2006/relationships/header" Target="header1.xml"/><Relationship Id="rId54" Type="http://schemas.openxmlformats.org/officeDocument/2006/relationships/image" Target="media/image25.png"/><Relationship Id="rId70" Type="http://schemas.openxmlformats.org/officeDocument/2006/relationships/image" Target="media/image35.png"/><Relationship Id="rId75" Type="http://schemas.openxmlformats.org/officeDocument/2006/relationships/hyperlink" Target="https://www.parasoft.com/wp-content/uploads/2021/05/image-2-test-cases-collage-300x148.png" TargetMode="External"/><Relationship Id="rId91" Type="http://schemas.openxmlformats.org/officeDocument/2006/relationships/hyperlink" Target="https://blog.softexpert.com/es/ejecucion-pruebas-controles-internos/" TargetMode="External"/><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image.shutterstock.com/image-photo/certification-standardization-process-iso-certified-600w-2103334220.jpg" TargetMode="External"/><Relationship Id="rId28" Type="http://schemas.openxmlformats.org/officeDocument/2006/relationships/image" Target="media/image11.jpg"/><Relationship Id="rId49" Type="http://schemas.openxmlformats.org/officeDocument/2006/relationships/hyperlink" Target="https://image.shutterstock.com/image-vector/browser-based-cache-vector-icon-600w-2087619277.jpg" TargetMode="External"/><Relationship Id="rId114" Type="http://schemas.openxmlformats.org/officeDocument/2006/relationships/hyperlink" Target="https://sena-primo.hosted.exlibrisgroup.com/permalink/f/1l2l4cd/TN_cdi_scielo_journals_S0718_07642018000100011" TargetMode="External"/><Relationship Id="rId119" Type="http://schemas.openxmlformats.org/officeDocument/2006/relationships/hyperlink" Target="https://sena-primo.hosted.exlibrisgroup.com/permalink/f/1l2l4cd/TN_cdi_doaj_primary_oai_doaj_org_article_49cd1beda5b84284be236b081b7bd5cf" TargetMode="External"/><Relationship Id="rId44" Type="http://schemas.openxmlformats.org/officeDocument/2006/relationships/image" Target="media/image21.png"/><Relationship Id="rId60" Type="http://schemas.openxmlformats.org/officeDocument/2006/relationships/image" Target="media/image30.jpg"/><Relationship Id="rId65" Type="http://schemas.openxmlformats.org/officeDocument/2006/relationships/hyperlink" Target="https://grupodigital360.com/wp-content/uploads/2018/05/ISO9126-1024x672.png" TargetMode="External"/><Relationship Id="rId81" Type="http://schemas.openxmlformats.org/officeDocument/2006/relationships/hyperlink" Target="https://image.shutterstock.com/image-illustration/network-performance-monitoring-concept-npm-600w-2181428889.jpg" TargetMode="External"/><Relationship Id="rId86" Type="http://schemas.openxmlformats.org/officeDocument/2006/relationships/image" Target="media/image43.png"/><Relationship Id="rId13" Type="http://schemas.openxmlformats.org/officeDocument/2006/relationships/hyperlink" Target="https://image.shutterstock.com/image-vector/customer-research-marketing-study-user-600w-2170950639.jpg" TargetMode="External"/><Relationship Id="rId18" Type="http://schemas.openxmlformats.org/officeDocument/2006/relationships/image" Target="media/image6.jpg"/><Relationship Id="rId39" Type="http://schemas.openxmlformats.org/officeDocument/2006/relationships/image" Target="media/image17.png"/><Relationship Id="rId109" Type="http://schemas.openxmlformats.org/officeDocument/2006/relationships/hyperlink" Target="https://image.shutterstock.com/image-photo/iso-standards-quality-control-assurance-600w-1253334961.jpg" TargetMode="External"/><Relationship Id="rId34" Type="http://schemas.openxmlformats.org/officeDocument/2006/relationships/image" Target="media/image14.jpg"/><Relationship Id="rId50" Type="http://schemas.openxmlformats.org/officeDocument/2006/relationships/comments" Target="comments.xml"/><Relationship Id="rId55" Type="http://schemas.openxmlformats.org/officeDocument/2006/relationships/image" Target="media/image26.png"/><Relationship Id="rId76" Type="http://schemas.openxmlformats.org/officeDocument/2006/relationships/image" Target="media/image38.jpg"/><Relationship Id="rId97" Type="http://schemas.openxmlformats.org/officeDocument/2006/relationships/hyperlink" Target="https://www.diariodeqa.com/post/buenas-pr%C3%A1cticas-al-escribir-casos-de-prueba" TargetMode="External"/><Relationship Id="rId104" Type="http://schemas.openxmlformats.org/officeDocument/2006/relationships/image" Target="media/image52.jpg"/><Relationship Id="rId120" Type="http://schemas.openxmlformats.org/officeDocument/2006/relationships/hyperlink" Target="https://sena-primo.hosted.exlibrisgroup.com/permalink/f/1l2l4cd/TN_cdi_doaj_primary_oai_doaj_org_article_dd1e5ca5d67a41d59e07fed1d2837503" TargetMode="External"/><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diariodeqa.com/post/buenas-pr%C3%A1cticas-al-escribir-casos-de-prueba" TargetMode="External"/><Relationship Id="rId92" Type="http://schemas.openxmlformats.org/officeDocument/2006/relationships/image" Target="media/image46.jpg"/><Relationship Id="rId2" Type="http://schemas.openxmlformats.org/officeDocument/2006/relationships/numbering" Target="numbering.xml"/><Relationship Id="rId29" Type="http://schemas.openxmlformats.org/officeDocument/2006/relationships/hyperlink" Target="https://image.shutterstock.com/image-illustration/cloud-architecture-platform-internet-infrastructure-600w-1748437547.jpg" TargetMode="External"/><Relationship Id="rId24" Type="http://schemas.openxmlformats.org/officeDocument/2006/relationships/image" Target="media/image9.jpg"/><Relationship Id="rId40" Type="http://schemas.openxmlformats.org/officeDocument/2006/relationships/image" Target="media/image18.png"/><Relationship Id="rId45" Type="http://schemas.openxmlformats.org/officeDocument/2006/relationships/hyperlink" Target="https://www.panel.es/software-qa-cuales-son-los-tipos-de-pruebas-software/" TargetMode="External"/><Relationship Id="rId66" Type="http://schemas.openxmlformats.org/officeDocument/2006/relationships/image" Target="media/image33.jpg"/><Relationship Id="rId87" Type="http://schemas.openxmlformats.org/officeDocument/2006/relationships/hyperlink" Target="https://mundotesting.com/plan-de-pruebas-de-software/" TargetMode="External"/><Relationship Id="rId110" Type="http://schemas.openxmlformats.org/officeDocument/2006/relationships/hyperlink" Target="https://www.youtube.com/watch?v=ZEqwbR1YyJU" TargetMode="External"/><Relationship Id="rId115" Type="http://schemas.openxmlformats.org/officeDocument/2006/relationships/hyperlink" Target="https://sena-primo.hosted.exlibrisgroup.com/permalink/f/1l2l4cd/TN_cdi_doaj_primary_oai_doaj_org_article_347cf9d7fc6d441aaa26cd8308dfde6e" TargetMode="External"/><Relationship Id="rId61" Type="http://schemas.openxmlformats.org/officeDocument/2006/relationships/hyperlink" Target="https://image.shutterstock.com/image-photo/goal-question-metric-business-concept-600w-1337433434.jpg" TargetMode="External"/><Relationship Id="rId82" Type="http://schemas.openxmlformats.org/officeDocument/2006/relationships/image" Target="media/image41.jpg"/><Relationship Id="rId19" Type="http://schemas.openxmlformats.org/officeDocument/2006/relationships/hyperlink" Target="https://image.shutterstock.com/image-vector/database-development-administration-concept-software-600w-2169430401.jpg" TargetMode="External"/><Relationship Id="rId14" Type="http://schemas.openxmlformats.org/officeDocument/2006/relationships/image" Target="media/image4.jpg"/><Relationship Id="rId30" Type="http://schemas.openxmlformats.org/officeDocument/2006/relationships/image" Target="media/image12.jpg"/><Relationship Id="rId35" Type="http://schemas.openxmlformats.org/officeDocument/2006/relationships/hyperlink" Target="https://image.shutterstock.com/image-photo/young-businessman-cloud-computing-concept-600w-533935501.jpg" TargetMode="External"/><Relationship Id="rId56" Type="http://schemas.openxmlformats.org/officeDocument/2006/relationships/image" Target="media/image27.png"/><Relationship Id="rId77" Type="http://schemas.openxmlformats.org/officeDocument/2006/relationships/hyperlink" Target="https://image.shutterstock.com/image-vector/insight-assesment-icon-like-kpi-600w-2182852107.jpg" TargetMode="External"/><Relationship Id="rId100" Type="http://schemas.openxmlformats.org/officeDocument/2006/relationships/image" Target="media/image50.png"/><Relationship Id="rId105" Type="http://schemas.openxmlformats.org/officeDocument/2006/relationships/hyperlink" Target="https://qawerk.es/process/integration-testing/" TargetMode="External"/><Relationship Id="rId126" Type="http://schemas.openxmlformats.org/officeDocument/2006/relationships/fontTable" Target="fontTable.xml"/><Relationship Id="rId8" Type="http://schemas.openxmlformats.org/officeDocument/2006/relationships/image" Target="media/image1.jpg"/><Relationship Id="rId51" Type="http://schemas.microsoft.com/office/2011/relationships/commentsExtended" Target="commentsExtended.xml"/><Relationship Id="rId72" Type="http://schemas.openxmlformats.org/officeDocument/2006/relationships/image" Target="media/image36.png"/><Relationship Id="rId93" Type="http://schemas.openxmlformats.org/officeDocument/2006/relationships/hyperlink" Target="https://image.shutterstock.com/image-vector/flat-design-concept-programmer-securing-600w-1851058906.jpg" TargetMode="External"/><Relationship Id="rId98" Type="http://schemas.openxmlformats.org/officeDocument/2006/relationships/image" Target="media/image49.jpg"/><Relationship Id="rId121" Type="http://schemas.openxmlformats.org/officeDocument/2006/relationships/hyperlink" Target="https://sena-primo.hosted.exlibrisgroup.com/permalink/f/1l2l4cd/TN_cdi_doaj_primary_oai_doaj_org_article_59038fc9254142ec941dee961c4a25f5" TargetMode="External"/><Relationship Id="rId3" Type="http://schemas.openxmlformats.org/officeDocument/2006/relationships/styles" Target="styles.xml"/><Relationship Id="rId25" Type="http://schemas.openxmlformats.org/officeDocument/2006/relationships/hyperlink" Target="https://image.shutterstock.com/image-illustration/software-application-testing-concept-process-600w-2181263961.jpg" TargetMode="External"/><Relationship Id="rId46" Type="http://schemas.openxmlformats.org/officeDocument/2006/relationships/image" Target="media/image22.png"/><Relationship Id="rId67" Type="http://schemas.openxmlformats.org/officeDocument/2006/relationships/hyperlink" Target="https://image.shutterstock.com/image-photo/rear-back-behind-view-portrait-600w-1836307210.jpg" TargetMode="External"/><Relationship Id="rId116" Type="http://schemas.openxmlformats.org/officeDocument/2006/relationships/hyperlink" Target="https://sena-primo.hosted.exlibrisgroup.com/permalink/f/1l2l4cd/TN_cdi_gale_infotracmisc_A678804944" TargetMode="External"/><Relationship Id="rId20" Type="http://schemas.openxmlformats.org/officeDocument/2006/relationships/image" Target="media/image7.jpg"/><Relationship Id="rId41" Type="http://schemas.openxmlformats.org/officeDocument/2006/relationships/image" Target="media/image19.png"/><Relationship Id="rId62" Type="http://schemas.openxmlformats.org/officeDocument/2006/relationships/image" Target="media/image31.jpg"/><Relationship Id="rId83" Type="http://schemas.openxmlformats.org/officeDocument/2006/relationships/hyperlink" Target="https://image.shutterstock.com/image-vector/company-process-development-structure-business-600w-1968222760.jpg" TargetMode="External"/><Relationship Id="rId88" Type="http://schemas.openxmlformats.org/officeDocument/2006/relationships/image" Target="media/image44.jpg"/><Relationship Id="rId111" Type="http://schemas.openxmlformats.org/officeDocument/2006/relationships/hyperlink" Target="https://investigacion.unirioja.es/documentos/5c55196234ada657a18c95dd" TargetMode="External"/><Relationship Id="rId15" Type="http://schemas.openxmlformats.org/officeDocument/2006/relationships/hyperlink" Target="https://image.shutterstock.com/image-vector/unorganized-office-work-accounting-paper-600w-1458923129.jpg" TargetMode="External"/><Relationship Id="rId36" Type="http://schemas.openxmlformats.org/officeDocument/2006/relationships/image" Target="media/image15.jpg"/><Relationship Id="rId57" Type="http://schemas.openxmlformats.org/officeDocument/2006/relationships/image" Target="media/image28.png"/><Relationship Id="rId106" Type="http://schemas.openxmlformats.org/officeDocument/2006/relationships/image" Target="media/image53.jpg"/><Relationship Id="rId127" Type="http://schemas.microsoft.com/office/2011/relationships/people" Target="people.xml"/><Relationship Id="rId10" Type="http://schemas.openxmlformats.org/officeDocument/2006/relationships/image" Target="media/image2.jpg"/><Relationship Id="rId31" Type="http://schemas.openxmlformats.org/officeDocument/2006/relationships/hyperlink" Target="https://image.shutterstock.com/image-vector/software-developer-freelancer-coding-this-600w-343443329.jpg" TargetMode="External"/><Relationship Id="rId52" Type="http://schemas.microsoft.com/office/2016/09/relationships/commentsIds" Target="commentsIds.xml"/><Relationship Id="rId73" Type="http://schemas.openxmlformats.org/officeDocument/2006/relationships/hyperlink" Target="https://es.parasoft.com/blog/how-to-write-test-cases-for-software-examples-tutorial/" TargetMode="External"/><Relationship Id="rId78" Type="http://schemas.openxmlformats.org/officeDocument/2006/relationships/image" Target="media/image39.jpg"/><Relationship Id="rId94" Type="http://schemas.openxmlformats.org/officeDocument/2006/relationships/image" Target="media/image47.gif"/><Relationship Id="rId99" Type="http://schemas.openxmlformats.org/officeDocument/2006/relationships/hyperlink" Target="https://www.qalovers.com/2018/01/unit-testing.html" TargetMode="External"/><Relationship Id="rId101" Type="http://schemas.openxmlformats.org/officeDocument/2006/relationships/hyperlink" Target="http://www.expertscoding.es/pruebas-de-carga-y-stress/" TargetMode="External"/><Relationship Id="rId122" Type="http://schemas.openxmlformats.org/officeDocument/2006/relationships/hyperlink" Target="https://sena-primo.hosted.exlibrisgroup.com/permalink/f/1l2l4cd/TN_cdi_doaj_primary_oai_doaj_org_article_10a1e2ea318043d694afa97ec2d20806" TargetMode="External"/><Relationship Id="rId4" Type="http://schemas.openxmlformats.org/officeDocument/2006/relationships/settings" Target="settings.xml"/><Relationship Id="rId9" Type="http://schemas.openxmlformats.org/officeDocument/2006/relationships/hyperlink" Target="https://image.shutterstock.com/image-photo/imaginative-visual-business-people-financial-600w-1903039975.jp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2" Type="http://schemas.openxmlformats.org/officeDocument/2006/relationships/image" Target="media/image56.png"/><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zID023djdNhv7V8Mfa7Qp1cyHA==">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61</Pages>
  <Words>10906</Words>
  <Characters>59985</Characters>
  <Application>Microsoft Office Word</Application>
  <DocSecurity>0</DocSecurity>
  <Lines>499</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Elsa Cristina Arenas Martinez</dc:creator>
  <cp:lastModifiedBy>ELSA CRISTINA ARENAS MARTINEZ</cp:lastModifiedBy>
  <cp:revision>11</cp:revision>
  <dcterms:created xsi:type="dcterms:W3CDTF">2022-09-28T20:21:00Z</dcterms:created>
  <dcterms:modified xsi:type="dcterms:W3CDTF">2022-11-15T20:50:00Z</dcterms:modified>
</cp:coreProperties>
</file>